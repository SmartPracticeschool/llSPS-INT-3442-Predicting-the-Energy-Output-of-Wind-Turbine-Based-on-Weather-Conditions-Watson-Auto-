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AB9" w:rsidRPr="00C12193" w:rsidRDefault="000E2AB9" w:rsidP="000E2AB9">
      <w:pPr>
        <w:autoSpaceDE w:val="0"/>
        <w:autoSpaceDN w:val="0"/>
        <w:adjustRightInd w:val="0"/>
        <w:spacing w:line="240" w:lineRule="auto"/>
        <w:rPr>
          <w:rFonts w:cs="Arimo-Bold"/>
          <w:b/>
          <w:bCs/>
          <w:color w:val="0D0D0D"/>
          <w:sz w:val="36"/>
          <w:szCs w:val="36"/>
        </w:rPr>
      </w:pPr>
      <w:r w:rsidRPr="00C12193">
        <w:rPr>
          <w:rFonts w:cs="Arimo-Bold"/>
          <w:b/>
          <w:bCs/>
          <w:color w:val="0D0D0D"/>
          <w:sz w:val="36"/>
          <w:szCs w:val="36"/>
        </w:rPr>
        <w:t xml:space="preserve">WIND ENERGY PREDICTION USING </w:t>
      </w:r>
      <w:r w:rsidR="00C8163C" w:rsidRPr="00C12193">
        <w:rPr>
          <w:rFonts w:cs="Arimo-Bold"/>
          <w:b/>
          <w:bCs/>
          <w:color w:val="0D0D0D"/>
          <w:sz w:val="36"/>
          <w:szCs w:val="36"/>
        </w:rPr>
        <w:t>IBM AUTOAI</w:t>
      </w:r>
    </w:p>
    <w:p w:rsidR="000E2AB9" w:rsidRPr="00C12193" w:rsidRDefault="000E2AB9" w:rsidP="000E2AB9">
      <w:pPr>
        <w:autoSpaceDE w:val="0"/>
        <w:autoSpaceDN w:val="0"/>
        <w:adjustRightInd w:val="0"/>
        <w:spacing w:line="240" w:lineRule="auto"/>
        <w:rPr>
          <w:rFonts w:cs="Arimo"/>
          <w:color w:val="000000"/>
          <w:sz w:val="36"/>
          <w:szCs w:val="36"/>
        </w:rPr>
      </w:pPr>
      <w:r w:rsidRPr="00C12193">
        <w:rPr>
          <w:rFonts w:cs="Arimo"/>
          <w:color w:val="000000"/>
          <w:sz w:val="36"/>
          <w:szCs w:val="36"/>
        </w:rPr>
        <w:t xml:space="preserve">                                                                   </w:t>
      </w:r>
    </w:p>
    <w:p w:rsidR="000E2AB9" w:rsidRPr="00C12193" w:rsidRDefault="000E2AB9" w:rsidP="000E2AB9">
      <w:pPr>
        <w:autoSpaceDE w:val="0"/>
        <w:autoSpaceDN w:val="0"/>
        <w:adjustRightInd w:val="0"/>
        <w:spacing w:line="240" w:lineRule="auto"/>
        <w:rPr>
          <w:rFonts w:cs="Arimo"/>
          <w:color w:val="000000"/>
          <w:sz w:val="36"/>
          <w:szCs w:val="36"/>
        </w:rPr>
      </w:pPr>
      <w:r w:rsidRPr="00C12193">
        <w:rPr>
          <w:rFonts w:cs="Arimo"/>
          <w:color w:val="000000"/>
          <w:sz w:val="36"/>
          <w:szCs w:val="36"/>
        </w:rPr>
        <w:t xml:space="preserve">                                                                             Submitted By:</w:t>
      </w:r>
    </w:p>
    <w:p w:rsidR="000E2AB9" w:rsidRPr="00C12193" w:rsidRDefault="000E2AB9" w:rsidP="000E2AB9">
      <w:pPr>
        <w:autoSpaceDE w:val="0"/>
        <w:autoSpaceDN w:val="0"/>
        <w:adjustRightInd w:val="0"/>
        <w:spacing w:line="240" w:lineRule="auto"/>
        <w:rPr>
          <w:rFonts w:cs="Arimo"/>
          <w:color w:val="000000"/>
          <w:sz w:val="36"/>
          <w:szCs w:val="36"/>
        </w:rPr>
      </w:pPr>
      <w:r w:rsidRPr="00C12193">
        <w:rPr>
          <w:rFonts w:cs="Arimo"/>
          <w:color w:val="000000"/>
          <w:sz w:val="36"/>
          <w:szCs w:val="36"/>
        </w:rPr>
        <w:t xml:space="preserve">                                                                               </w:t>
      </w:r>
      <w:r w:rsidR="008C5BB2">
        <w:rPr>
          <w:rFonts w:cs="Arimo"/>
          <w:color w:val="000000"/>
          <w:sz w:val="36"/>
          <w:szCs w:val="36"/>
        </w:rPr>
        <w:t>Anku</w:t>
      </w:r>
      <w:r w:rsidR="008C5BB2" w:rsidRPr="00C12193">
        <w:rPr>
          <w:rFonts w:cs="Arimo"/>
          <w:color w:val="000000"/>
          <w:sz w:val="36"/>
          <w:szCs w:val="36"/>
        </w:rPr>
        <w:t>r</w:t>
      </w:r>
      <w:r w:rsidRPr="00C12193">
        <w:rPr>
          <w:rFonts w:cs="Arimo"/>
          <w:color w:val="000000"/>
          <w:sz w:val="36"/>
          <w:szCs w:val="36"/>
        </w:rPr>
        <w:t xml:space="preserve"> Tiwari</w:t>
      </w:r>
    </w:p>
    <w:p w:rsidR="000E2AB9" w:rsidRPr="00C12193" w:rsidRDefault="000E2AB9" w:rsidP="000E2AB9">
      <w:pPr>
        <w:autoSpaceDE w:val="0"/>
        <w:autoSpaceDN w:val="0"/>
        <w:adjustRightInd w:val="0"/>
        <w:spacing w:line="240" w:lineRule="auto"/>
        <w:rPr>
          <w:rFonts w:cs="Arimo"/>
          <w:color w:val="000000"/>
          <w:sz w:val="36"/>
          <w:szCs w:val="36"/>
        </w:rPr>
      </w:pPr>
      <w:r w:rsidRPr="00C12193">
        <w:rPr>
          <w:rFonts w:cs="Arimo"/>
          <w:color w:val="000000"/>
          <w:sz w:val="36"/>
          <w:szCs w:val="36"/>
        </w:rPr>
        <w:t xml:space="preserve">                                                         </w:t>
      </w:r>
      <w:r w:rsidR="00C8163C">
        <w:rPr>
          <w:rFonts w:cs="Arimo"/>
          <w:color w:val="000000"/>
          <w:sz w:val="36"/>
          <w:szCs w:val="36"/>
        </w:rPr>
        <w:t>RSIP Career Basic ML 169</w:t>
      </w:r>
    </w:p>
    <w:p w:rsidR="000E2AB9" w:rsidRPr="00C12193" w:rsidRDefault="000E2AB9" w:rsidP="000E2AB9">
      <w:pPr>
        <w:autoSpaceDE w:val="0"/>
        <w:autoSpaceDN w:val="0"/>
        <w:adjustRightInd w:val="0"/>
        <w:spacing w:line="240" w:lineRule="auto"/>
        <w:rPr>
          <w:rFonts w:cs="Arimo-Bold"/>
          <w:b/>
          <w:bCs/>
          <w:color w:val="000000"/>
          <w:sz w:val="48"/>
          <w:szCs w:val="48"/>
        </w:rPr>
      </w:pPr>
      <w:r w:rsidRPr="00C12193">
        <w:rPr>
          <w:rFonts w:cs="Arimo-Bold"/>
          <w:b/>
          <w:bCs/>
          <w:color w:val="000000"/>
          <w:sz w:val="48"/>
          <w:szCs w:val="48"/>
        </w:rPr>
        <w:t xml:space="preserve"> </w:t>
      </w:r>
    </w:p>
    <w:p w:rsidR="000E2AB9" w:rsidRPr="00C12193" w:rsidRDefault="000E2AB9" w:rsidP="000E2AB9">
      <w:pPr>
        <w:autoSpaceDE w:val="0"/>
        <w:autoSpaceDN w:val="0"/>
        <w:adjustRightInd w:val="0"/>
        <w:spacing w:line="240" w:lineRule="auto"/>
        <w:rPr>
          <w:rFonts w:cs="Arimo-Bold"/>
          <w:b/>
          <w:bCs/>
          <w:color w:val="000000"/>
          <w:sz w:val="48"/>
          <w:szCs w:val="48"/>
        </w:rPr>
      </w:pPr>
      <w:r w:rsidRPr="00C12193">
        <w:rPr>
          <w:rFonts w:cs="Arimo-Bold"/>
          <w:b/>
          <w:bCs/>
          <w:color w:val="000000"/>
          <w:sz w:val="48"/>
          <w:szCs w:val="48"/>
        </w:rPr>
        <w:t>Index</w:t>
      </w:r>
    </w:p>
    <w:p w:rsidR="000E2AB9" w:rsidRPr="00C12193" w:rsidRDefault="000E2AB9" w:rsidP="000E2AB9">
      <w:pPr>
        <w:autoSpaceDE w:val="0"/>
        <w:autoSpaceDN w:val="0"/>
        <w:adjustRightInd w:val="0"/>
        <w:spacing w:line="240" w:lineRule="auto"/>
        <w:rPr>
          <w:rFonts w:cs="Arimo-Bold"/>
          <w:b/>
          <w:bCs/>
          <w:color w:val="000000"/>
          <w:sz w:val="28"/>
          <w:szCs w:val="28"/>
        </w:rPr>
      </w:pPr>
    </w:p>
    <w:p w:rsidR="000E2AB9" w:rsidRPr="00C12193" w:rsidRDefault="000E2AB9" w:rsidP="000E2AB9">
      <w:pPr>
        <w:autoSpaceDE w:val="0"/>
        <w:autoSpaceDN w:val="0"/>
        <w:adjustRightInd w:val="0"/>
        <w:spacing w:line="240" w:lineRule="auto"/>
        <w:rPr>
          <w:rFonts w:cs="Arimo-Bold"/>
          <w:b/>
          <w:bCs/>
          <w:color w:val="000000"/>
          <w:sz w:val="30"/>
          <w:szCs w:val="30"/>
        </w:rPr>
      </w:pPr>
      <w:r w:rsidRPr="00C12193">
        <w:rPr>
          <w:rFonts w:cs="Arimo-Bold"/>
          <w:b/>
          <w:bCs/>
          <w:color w:val="000000"/>
          <w:sz w:val="30"/>
          <w:szCs w:val="30"/>
        </w:rPr>
        <w:t>1. INTRODUCTION</w:t>
      </w:r>
    </w:p>
    <w:p w:rsidR="000E2AB9" w:rsidRPr="00C12193" w:rsidRDefault="000E2AB9" w:rsidP="000E2AB9">
      <w:pPr>
        <w:autoSpaceDE w:val="0"/>
        <w:autoSpaceDN w:val="0"/>
        <w:adjustRightInd w:val="0"/>
        <w:spacing w:line="240" w:lineRule="auto"/>
        <w:rPr>
          <w:rFonts w:cs="Arimo"/>
          <w:color w:val="000000"/>
          <w:sz w:val="28"/>
          <w:szCs w:val="28"/>
        </w:rPr>
      </w:pPr>
      <w:r w:rsidRPr="00C12193">
        <w:rPr>
          <w:rFonts w:cs="Arimo"/>
          <w:color w:val="000000"/>
          <w:sz w:val="28"/>
          <w:szCs w:val="28"/>
        </w:rPr>
        <w:t>1.1 Overview</w:t>
      </w:r>
    </w:p>
    <w:p w:rsidR="000E2AB9" w:rsidRPr="00C12193" w:rsidRDefault="000E2AB9" w:rsidP="000E2AB9">
      <w:pPr>
        <w:autoSpaceDE w:val="0"/>
        <w:autoSpaceDN w:val="0"/>
        <w:adjustRightInd w:val="0"/>
        <w:spacing w:line="240" w:lineRule="auto"/>
        <w:rPr>
          <w:rFonts w:cs="Arimo"/>
          <w:color w:val="000000"/>
          <w:sz w:val="28"/>
          <w:szCs w:val="28"/>
        </w:rPr>
      </w:pPr>
      <w:r w:rsidRPr="00C12193">
        <w:rPr>
          <w:rFonts w:cs="Arimo"/>
          <w:color w:val="000000"/>
          <w:sz w:val="28"/>
          <w:szCs w:val="28"/>
        </w:rPr>
        <w:t>1.2 Purpose</w:t>
      </w:r>
    </w:p>
    <w:p w:rsidR="000E2AB9" w:rsidRPr="00C12193" w:rsidRDefault="000E2AB9" w:rsidP="000E2AB9">
      <w:pPr>
        <w:autoSpaceDE w:val="0"/>
        <w:autoSpaceDN w:val="0"/>
        <w:adjustRightInd w:val="0"/>
        <w:spacing w:line="240" w:lineRule="auto"/>
        <w:rPr>
          <w:rFonts w:cs="Arimo-Bold"/>
          <w:b/>
          <w:bCs/>
          <w:color w:val="000000"/>
          <w:sz w:val="28"/>
          <w:szCs w:val="28"/>
        </w:rPr>
      </w:pPr>
    </w:p>
    <w:p w:rsidR="000E2AB9" w:rsidRPr="00C12193" w:rsidRDefault="000E2AB9" w:rsidP="000E2AB9">
      <w:pPr>
        <w:autoSpaceDE w:val="0"/>
        <w:autoSpaceDN w:val="0"/>
        <w:adjustRightInd w:val="0"/>
        <w:spacing w:line="240" w:lineRule="auto"/>
        <w:rPr>
          <w:rFonts w:cs="Arimo-Bold"/>
          <w:b/>
          <w:bCs/>
          <w:color w:val="000000"/>
          <w:sz w:val="30"/>
          <w:szCs w:val="30"/>
        </w:rPr>
      </w:pPr>
    </w:p>
    <w:p w:rsidR="000E2AB9" w:rsidRPr="00C12193" w:rsidRDefault="00C12193" w:rsidP="000E2AB9">
      <w:pPr>
        <w:autoSpaceDE w:val="0"/>
        <w:autoSpaceDN w:val="0"/>
        <w:adjustRightInd w:val="0"/>
        <w:spacing w:line="240" w:lineRule="auto"/>
        <w:rPr>
          <w:rFonts w:cs="Arimo-Bold"/>
          <w:b/>
          <w:bCs/>
          <w:color w:val="000000"/>
          <w:sz w:val="32"/>
          <w:szCs w:val="32"/>
        </w:rPr>
      </w:pPr>
      <w:r>
        <w:rPr>
          <w:rFonts w:cs="Arimo-Bold"/>
          <w:b/>
          <w:bCs/>
          <w:color w:val="000000"/>
          <w:sz w:val="32"/>
          <w:szCs w:val="32"/>
        </w:rPr>
        <w:t>2</w:t>
      </w:r>
      <w:r w:rsidR="000E2AB9" w:rsidRPr="00C12193">
        <w:rPr>
          <w:rFonts w:cs="Arimo-Bold"/>
          <w:b/>
          <w:bCs/>
          <w:color w:val="000000"/>
          <w:sz w:val="32"/>
          <w:szCs w:val="32"/>
        </w:rPr>
        <w:t>. THEORITICAL ANALYSIS</w:t>
      </w:r>
    </w:p>
    <w:p w:rsidR="000E2AB9" w:rsidRPr="00C12193" w:rsidRDefault="00C12193" w:rsidP="000E2AB9">
      <w:pPr>
        <w:autoSpaceDE w:val="0"/>
        <w:autoSpaceDN w:val="0"/>
        <w:adjustRightInd w:val="0"/>
        <w:spacing w:line="240" w:lineRule="auto"/>
        <w:rPr>
          <w:rFonts w:cs="Arimo"/>
          <w:color w:val="000000"/>
          <w:sz w:val="28"/>
          <w:szCs w:val="28"/>
        </w:rPr>
      </w:pPr>
      <w:r>
        <w:rPr>
          <w:rFonts w:cs="Arimo"/>
          <w:color w:val="000000"/>
          <w:sz w:val="28"/>
          <w:szCs w:val="28"/>
        </w:rPr>
        <w:t>2</w:t>
      </w:r>
      <w:r w:rsidR="000E2AB9" w:rsidRPr="00C12193">
        <w:rPr>
          <w:rFonts w:cs="Arimo"/>
          <w:color w:val="000000"/>
          <w:sz w:val="28"/>
          <w:szCs w:val="28"/>
        </w:rPr>
        <w:t>.1 Block diagram</w:t>
      </w:r>
    </w:p>
    <w:p w:rsidR="000E2AB9" w:rsidRDefault="00C12193" w:rsidP="000E2AB9">
      <w:pPr>
        <w:autoSpaceDE w:val="0"/>
        <w:autoSpaceDN w:val="0"/>
        <w:adjustRightInd w:val="0"/>
        <w:spacing w:line="240" w:lineRule="auto"/>
        <w:rPr>
          <w:rFonts w:cs="Arimo"/>
          <w:color w:val="000000"/>
          <w:sz w:val="28"/>
          <w:szCs w:val="28"/>
        </w:rPr>
      </w:pPr>
      <w:r>
        <w:rPr>
          <w:rFonts w:cs="Arimo"/>
          <w:color w:val="000000"/>
          <w:sz w:val="28"/>
          <w:szCs w:val="28"/>
        </w:rPr>
        <w:t>2</w:t>
      </w:r>
      <w:r w:rsidR="000E2AB9" w:rsidRPr="00C12193">
        <w:rPr>
          <w:rFonts w:cs="Arimo"/>
          <w:color w:val="000000"/>
          <w:sz w:val="28"/>
          <w:szCs w:val="28"/>
        </w:rPr>
        <w:t xml:space="preserve">.2 </w:t>
      </w:r>
      <w:r w:rsidR="00C8163C" w:rsidRPr="00C12193">
        <w:rPr>
          <w:rFonts w:cs="Arimo"/>
          <w:color w:val="000000"/>
          <w:sz w:val="28"/>
          <w:szCs w:val="28"/>
        </w:rPr>
        <w:t>Software</w:t>
      </w:r>
      <w:r w:rsidR="000E2AB9" w:rsidRPr="00C12193">
        <w:rPr>
          <w:rFonts w:cs="Arimo"/>
          <w:color w:val="000000"/>
          <w:sz w:val="28"/>
          <w:szCs w:val="28"/>
        </w:rPr>
        <w:t xml:space="preserve"> designing</w:t>
      </w:r>
    </w:p>
    <w:p w:rsidR="00C12193" w:rsidRDefault="00C12193" w:rsidP="000E2AB9">
      <w:pPr>
        <w:autoSpaceDE w:val="0"/>
        <w:autoSpaceDN w:val="0"/>
        <w:adjustRightInd w:val="0"/>
        <w:spacing w:line="240" w:lineRule="auto"/>
        <w:rPr>
          <w:rFonts w:cs="Arimo"/>
          <w:color w:val="000000"/>
          <w:sz w:val="28"/>
          <w:szCs w:val="28"/>
        </w:rPr>
      </w:pPr>
    </w:p>
    <w:p w:rsidR="00C12193" w:rsidRPr="00C12193" w:rsidRDefault="00C12193" w:rsidP="000E2AB9">
      <w:pPr>
        <w:autoSpaceDE w:val="0"/>
        <w:autoSpaceDN w:val="0"/>
        <w:adjustRightInd w:val="0"/>
        <w:spacing w:line="240" w:lineRule="auto"/>
        <w:rPr>
          <w:rFonts w:cs="Arimo"/>
          <w:color w:val="000000"/>
          <w:sz w:val="28"/>
          <w:szCs w:val="28"/>
        </w:rPr>
      </w:pPr>
      <w:r>
        <w:rPr>
          <w:rFonts w:ascii="Arimo-Bold" w:hAnsi="Arimo-Bold" w:cs="Arimo-Bold"/>
          <w:b/>
          <w:bCs/>
          <w:sz w:val="28"/>
          <w:szCs w:val="28"/>
        </w:rPr>
        <w:t>3. EXPERIMENTAL INVESTIGATIONS</w:t>
      </w:r>
    </w:p>
    <w:p w:rsidR="000E2AB9" w:rsidRPr="00C12193" w:rsidRDefault="000E2AB9" w:rsidP="000E2AB9">
      <w:pPr>
        <w:autoSpaceDE w:val="0"/>
        <w:autoSpaceDN w:val="0"/>
        <w:adjustRightInd w:val="0"/>
        <w:spacing w:line="240" w:lineRule="auto"/>
        <w:rPr>
          <w:rFonts w:cs="Arimo-Bold"/>
          <w:b/>
          <w:bCs/>
          <w:color w:val="000000"/>
          <w:sz w:val="30"/>
          <w:szCs w:val="30"/>
        </w:rPr>
      </w:pPr>
    </w:p>
    <w:p w:rsidR="000E2AB9" w:rsidRPr="00C12193" w:rsidRDefault="00C00E06" w:rsidP="000E2AB9">
      <w:pPr>
        <w:autoSpaceDE w:val="0"/>
        <w:autoSpaceDN w:val="0"/>
        <w:adjustRightInd w:val="0"/>
        <w:spacing w:line="240" w:lineRule="auto"/>
        <w:rPr>
          <w:rFonts w:cs="Arimo-Bold"/>
          <w:b/>
          <w:bCs/>
          <w:color w:val="000000"/>
          <w:sz w:val="30"/>
          <w:szCs w:val="30"/>
        </w:rPr>
      </w:pPr>
      <w:r>
        <w:rPr>
          <w:rFonts w:cs="Arimo-Bold"/>
          <w:b/>
          <w:bCs/>
          <w:color w:val="000000"/>
          <w:sz w:val="30"/>
          <w:szCs w:val="30"/>
        </w:rPr>
        <w:t>4</w:t>
      </w:r>
      <w:r w:rsidR="000E2AB9" w:rsidRPr="00C12193">
        <w:rPr>
          <w:rFonts w:cs="Arimo-Bold"/>
          <w:b/>
          <w:bCs/>
          <w:color w:val="000000"/>
          <w:sz w:val="30"/>
          <w:szCs w:val="30"/>
        </w:rPr>
        <w:t>. FLOWCHART</w:t>
      </w:r>
    </w:p>
    <w:p w:rsidR="000E2AB9" w:rsidRPr="00C12193" w:rsidRDefault="000E2AB9" w:rsidP="000E2AB9">
      <w:pPr>
        <w:autoSpaceDE w:val="0"/>
        <w:autoSpaceDN w:val="0"/>
        <w:adjustRightInd w:val="0"/>
        <w:spacing w:line="240" w:lineRule="auto"/>
        <w:rPr>
          <w:rFonts w:cs="Arimo-Bold"/>
          <w:b/>
          <w:bCs/>
          <w:color w:val="000000"/>
          <w:sz w:val="30"/>
          <w:szCs w:val="30"/>
        </w:rPr>
      </w:pPr>
    </w:p>
    <w:p w:rsidR="000E2AB9" w:rsidRPr="00C00E06" w:rsidRDefault="00C00E06" w:rsidP="000E2AB9">
      <w:pPr>
        <w:autoSpaceDE w:val="0"/>
        <w:autoSpaceDN w:val="0"/>
        <w:adjustRightInd w:val="0"/>
        <w:spacing w:line="240" w:lineRule="auto"/>
        <w:rPr>
          <w:rFonts w:cs="Arimo-Bold"/>
          <w:b/>
          <w:bCs/>
          <w:color w:val="000000"/>
          <w:sz w:val="32"/>
          <w:szCs w:val="32"/>
        </w:rPr>
      </w:pPr>
      <w:r>
        <w:rPr>
          <w:rFonts w:cs="Arimo-Bold"/>
          <w:b/>
          <w:bCs/>
          <w:color w:val="000000"/>
          <w:sz w:val="30"/>
          <w:szCs w:val="30"/>
        </w:rPr>
        <w:t>5</w:t>
      </w:r>
      <w:r w:rsidR="000E2AB9" w:rsidRPr="00C00E06">
        <w:rPr>
          <w:rFonts w:cs="Arimo-Bold"/>
          <w:b/>
          <w:bCs/>
          <w:color w:val="000000"/>
          <w:sz w:val="32"/>
          <w:szCs w:val="32"/>
        </w:rPr>
        <w:t>. RESULT</w:t>
      </w:r>
    </w:p>
    <w:p w:rsidR="000E2AB9" w:rsidRPr="00C00E06" w:rsidRDefault="000E2AB9" w:rsidP="000E2AB9">
      <w:pPr>
        <w:autoSpaceDE w:val="0"/>
        <w:autoSpaceDN w:val="0"/>
        <w:adjustRightInd w:val="0"/>
        <w:spacing w:line="240" w:lineRule="auto"/>
        <w:rPr>
          <w:rFonts w:cs="Arimo-Bold"/>
          <w:b/>
          <w:bCs/>
          <w:color w:val="000000"/>
          <w:sz w:val="32"/>
          <w:szCs w:val="32"/>
        </w:rPr>
      </w:pPr>
    </w:p>
    <w:p w:rsidR="000E2AB9" w:rsidRDefault="00C00E06" w:rsidP="000E2AB9">
      <w:pPr>
        <w:autoSpaceDE w:val="0"/>
        <w:autoSpaceDN w:val="0"/>
        <w:adjustRightInd w:val="0"/>
        <w:spacing w:line="240" w:lineRule="auto"/>
        <w:rPr>
          <w:rFonts w:cs="Arimo-Bold"/>
          <w:b/>
          <w:bCs/>
          <w:color w:val="000000"/>
          <w:sz w:val="32"/>
          <w:szCs w:val="32"/>
        </w:rPr>
      </w:pPr>
      <w:r>
        <w:rPr>
          <w:rFonts w:cs="Arimo-Bold"/>
          <w:b/>
          <w:bCs/>
          <w:color w:val="000000"/>
          <w:sz w:val="32"/>
          <w:szCs w:val="32"/>
        </w:rPr>
        <w:t>6</w:t>
      </w:r>
      <w:r w:rsidR="000E2AB9" w:rsidRPr="00C00E06">
        <w:rPr>
          <w:rFonts w:cs="Arimo-Bold"/>
          <w:b/>
          <w:bCs/>
          <w:color w:val="000000"/>
          <w:sz w:val="32"/>
          <w:szCs w:val="32"/>
        </w:rPr>
        <w:t>. CONCLUSION</w:t>
      </w:r>
    </w:p>
    <w:p w:rsidR="008B63F3" w:rsidRDefault="008B63F3" w:rsidP="000E2AB9">
      <w:pPr>
        <w:autoSpaceDE w:val="0"/>
        <w:autoSpaceDN w:val="0"/>
        <w:adjustRightInd w:val="0"/>
        <w:spacing w:line="240" w:lineRule="auto"/>
        <w:rPr>
          <w:rFonts w:cs="Arimo-Bold"/>
          <w:b/>
          <w:bCs/>
          <w:color w:val="000000"/>
          <w:sz w:val="32"/>
          <w:szCs w:val="32"/>
        </w:rPr>
      </w:pPr>
    </w:p>
    <w:p w:rsidR="008B63F3" w:rsidRDefault="008B63F3" w:rsidP="000E2AB9">
      <w:pPr>
        <w:autoSpaceDE w:val="0"/>
        <w:autoSpaceDN w:val="0"/>
        <w:adjustRightInd w:val="0"/>
        <w:spacing w:line="240" w:lineRule="auto"/>
        <w:rPr>
          <w:rFonts w:cs="Arimo-Bold"/>
          <w:b/>
          <w:bCs/>
          <w:color w:val="000000"/>
          <w:sz w:val="32"/>
          <w:szCs w:val="32"/>
        </w:rPr>
      </w:pPr>
      <w:r>
        <w:rPr>
          <w:rFonts w:cs="Arimo-Bold"/>
          <w:b/>
          <w:bCs/>
          <w:color w:val="000000"/>
          <w:sz w:val="32"/>
          <w:szCs w:val="32"/>
        </w:rPr>
        <w:t>7. ADVANTAGE</w:t>
      </w:r>
    </w:p>
    <w:p w:rsidR="008B63F3" w:rsidRDefault="008B63F3" w:rsidP="000E2AB9">
      <w:pPr>
        <w:autoSpaceDE w:val="0"/>
        <w:autoSpaceDN w:val="0"/>
        <w:adjustRightInd w:val="0"/>
        <w:spacing w:line="240" w:lineRule="auto"/>
        <w:rPr>
          <w:rFonts w:cs="Arimo-Bold"/>
          <w:b/>
          <w:bCs/>
          <w:color w:val="000000"/>
          <w:sz w:val="32"/>
          <w:szCs w:val="32"/>
        </w:rPr>
      </w:pPr>
    </w:p>
    <w:p w:rsidR="008B63F3" w:rsidRPr="00C00E06" w:rsidRDefault="008B63F3" w:rsidP="000E2AB9">
      <w:pPr>
        <w:autoSpaceDE w:val="0"/>
        <w:autoSpaceDN w:val="0"/>
        <w:adjustRightInd w:val="0"/>
        <w:spacing w:line="240" w:lineRule="auto"/>
        <w:rPr>
          <w:rFonts w:cs="Arimo-Bold"/>
          <w:b/>
          <w:bCs/>
          <w:color w:val="000000"/>
          <w:sz w:val="32"/>
          <w:szCs w:val="32"/>
        </w:rPr>
      </w:pPr>
      <w:r>
        <w:rPr>
          <w:rFonts w:cs="Arimo-Bold"/>
          <w:b/>
          <w:bCs/>
          <w:color w:val="000000"/>
          <w:sz w:val="32"/>
          <w:szCs w:val="32"/>
        </w:rPr>
        <w:t>8. FUTURE WORK</w:t>
      </w:r>
    </w:p>
    <w:p w:rsidR="00C00E06" w:rsidRPr="00C00E06" w:rsidRDefault="00C00E06" w:rsidP="000E2AB9">
      <w:pPr>
        <w:autoSpaceDE w:val="0"/>
        <w:autoSpaceDN w:val="0"/>
        <w:adjustRightInd w:val="0"/>
        <w:spacing w:line="240" w:lineRule="auto"/>
        <w:rPr>
          <w:rFonts w:cs="Arimo-Bold"/>
          <w:b/>
          <w:bCs/>
          <w:color w:val="000000"/>
          <w:sz w:val="32"/>
          <w:szCs w:val="32"/>
        </w:rPr>
      </w:pPr>
    </w:p>
    <w:p w:rsidR="00C00E06" w:rsidRPr="00C00E06" w:rsidRDefault="00C00E06" w:rsidP="00C00E06">
      <w:pPr>
        <w:rPr>
          <w:rFonts w:eastAsia="Roboto Regular" w:cs="Roboto Regular"/>
          <w:b/>
          <w:bCs/>
          <w:color w:val="000000"/>
          <w:sz w:val="32"/>
          <w:szCs w:val="32"/>
        </w:rPr>
      </w:pPr>
      <w:r>
        <w:rPr>
          <w:rFonts w:eastAsia="Roboto Regular" w:cs="Roboto Regular"/>
          <w:b/>
          <w:bCs/>
          <w:sz w:val="32"/>
          <w:szCs w:val="32"/>
        </w:rPr>
        <w:t>7</w:t>
      </w:r>
      <w:r w:rsidRPr="00C00E06">
        <w:rPr>
          <w:rFonts w:eastAsia="Roboto Regular" w:cs="Roboto Regular"/>
          <w:b/>
          <w:bCs/>
          <w:sz w:val="32"/>
          <w:szCs w:val="32"/>
        </w:rPr>
        <w:t>.</w:t>
      </w:r>
      <w:r w:rsidRPr="00C00E06">
        <w:rPr>
          <w:rFonts w:eastAsia="Roboto Regular" w:cs="Roboto Regular"/>
          <w:b/>
          <w:bCs/>
          <w:color w:val="E8A600"/>
          <w:sz w:val="32"/>
          <w:szCs w:val="32"/>
        </w:rPr>
        <w:t xml:space="preserve"> </w:t>
      </w:r>
      <w:r w:rsidRPr="00C00E06">
        <w:rPr>
          <w:rFonts w:eastAsia="Roboto Regular" w:cs="Roboto Regular"/>
          <w:b/>
          <w:bCs/>
          <w:sz w:val="32"/>
          <w:szCs w:val="32"/>
        </w:rPr>
        <w:t>B</w:t>
      </w:r>
      <w:r w:rsidR="008B63F3">
        <w:rPr>
          <w:rFonts w:eastAsia="Roboto Regular" w:cs="Roboto Regular"/>
          <w:b/>
          <w:bCs/>
          <w:sz w:val="32"/>
          <w:szCs w:val="32"/>
        </w:rPr>
        <w:t>IBILOGRAPHY</w:t>
      </w:r>
    </w:p>
    <w:p w:rsidR="00C00E06" w:rsidRPr="00C00E06" w:rsidRDefault="00C00E06" w:rsidP="000E2AB9">
      <w:pPr>
        <w:autoSpaceDE w:val="0"/>
        <w:autoSpaceDN w:val="0"/>
        <w:adjustRightInd w:val="0"/>
        <w:spacing w:line="240" w:lineRule="auto"/>
        <w:rPr>
          <w:rFonts w:cs="Arimo-Bold"/>
          <w:b/>
          <w:bCs/>
          <w:color w:val="000000"/>
          <w:sz w:val="32"/>
          <w:szCs w:val="32"/>
        </w:rPr>
      </w:pPr>
    </w:p>
    <w:p w:rsidR="00C00E06" w:rsidRPr="00C00E06" w:rsidRDefault="00C00E06" w:rsidP="000E2AB9">
      <w:pPr>
        <w:autoSpaceDE w:val="0"/>
        <w:autoSpaceDN w:val="0"/>
        <w:adjustRightInd w:val="0"/>
        <w:spacing w:line="240" w:lineRule="auto"/>
        <w:rPr>
          <w:rFonts w:cs="Arimo-Bold"/>
          <w:b/>
          <w:bCs/>
          <w:sz w:val="32"/>
          <w:szCs w:val="32"/>
        </w:rPr>
      </w:pPr>
      <w:r w:rsidRPr="00C00E06">
        <w:rPr>
          <w:b/>
          <w:bCs/>
          <w:sz w:val="32"/>
          <w:szCs w:val="32"/>
        </w:rPr>
        <w:t xml:space="preserve">8. </w:t>
      </w:r>
      <w:r w:rsidRPr="00C00E06">
        <w:rPr>
          <w:rFonts w:eastAsia="Roboto Regular" w:cs="Roboto Regular"/>
          <w:b/>
          <w:bCs/>
          <w:sz w:val="32"/>
          <w:szCs w:val="32"/>
        </w:rPr>
        <w:t>APPENDIX</w:t>
      </w:r>
    </w:p>
    <w:p w:rsidR="00C00E06" w:rsidRPr="00C00E06" w:rsidRDefault="00C00E06" w:rsidP="000E2AB9">
      <w:pPr>
        <w:autoSpaceDE w:val="0"/>
        <w:autoSpaceDN w:val="0"/>
        <w:adjustRightInd w:val="0"/>
        <w:spacing w:line="240" w:lineRule="auto"/>
        <w:rPr>
          <w:rFonts w:cs="Arimo-Bold"/>
          <w:b/>
          <w:bCs/>
          <w:color w:val="000000"/>
          <w:sz w:val="32"/>
          <w:szCs w:val="32"/>
        </w:rPr>
      </w:pPr>
    </w:p>
    <w:p w:rsidR="00C00E06" w:rsidRPr="00C12193" w:rsidRDefault="00C00E06" w:rsidP="000E2AB9">
      <w:pPr>
        <w:autoSpaceDE w:val="0"/>
        <w:autoSpaceDN w:val="0"/>
        <w:adjustRightInd w:val="0"/>
        <w:spacing w:line="240" w:lineRule="auto"/>
        <w:rPr>
          <w:rFonts w:cs="Arimo-Bold"/>
          <w:b/>
          <w:bCs/>
          <w:color w:val="000000"/>
          <w:sz w:val="30"/>
          <w:szCs w:val="30"/>
        </w:rPr>
      </w:pPr>
    </w:p>
    <w:p w:rsidR="000E2AB9" w:rsidRPr="00C12193" w:rsidRDefault="000E2AB9" w:rsidP="000E2AB9">
      <w:pPr>
        <w:autoSpaceDE w:val="0"/>
        <w:autoSpaceDN w:val="0"/>
        <w:adjustRightInd w:val="0"/>
        <w:spacing w:line="240" w:lineRule="auto"/>
        <w:rPr>
          <w:rFonts w:cs="Arimo-Bold"/>
          <w:b/>
          <w:bCs/>
          <w:color w:val="000000"/>
          <w:sz w:val="30"/>
          <w:szCs w:val="30"/>
        </w:rPr>
      </w:pPr>
    </w:p>
    <w:p w:rsidR="000E2AB9" w:rsidRDefault="000E2AB9" w:rsidP="000E2AB9">
      <w:pPr>
        <w:autoSpaceDE w:val="0"/>
        <w:autoSpaceDN w:val="0"/>
        <w:adjustRightInd w:val="0"/>
        <w:spacing w:line="240" w:lineRule="auto"/>
        <w:rPr>
          <w:rFonts w:cs="Arimo-Bold"/>
          <w:b/>
          <w:bCs/>
          <w:color w:val="000000"/>
          <w:sz w:val="30"/>
          <w:szCs w:val="30"/>
        </w:rPr>
      </w:pPr>
    </w:p>
    <w:p w:rsidR="00C12193" w:rsidRDefault="00C12193" w:rsidP="000E2AB9">
      <w:pPr>
        <w:autoSpaceDE w:val="0"/>
        <w:autoSpaceDN w:val="0"/>
        <w:adjustRightInd w:val="0"/>
        <w:spacing w:line="240" w:lineRule="auto"/>
        <w:rPr>
          <w:rFonts w:cs="Arimo-Bold"/>
          <w:b/>
          <w:bCs/>
          <w:color w:val="000000"/>
          <w:sz w:val="30"/>
          <w:szCs w:val="30"/>
        </w:rPr>
      </w:pPr>
    </w:p>
    <w:p w:rsidR="00C12193" w:rsidRDefault="00C12193" w:rsidP="000E2AB9">
      <w:pPr>
        <w:autoSpaceDE w:val="0"/>
        <w:autoSpaceDN w:val="0"/>
        <w:adjustRightInd w:val="0"/>
        <w:spacing w:line="240" w:lineRule="auto"/>
        <w:rPr>
          <w:rFonts w:cs="Arimo-Bold"/>
          <w:b/>
          <w:bCs/>
          <w:color w:val="000000"/>
          <w:sz w:val="30"/>
          <w:szCs w:val="30"/>
        </w:rPr>
      </w:pPr>
    </w:p>
    <w:p w:rsidR="00C12193" w:rsidRDefault="00C12193" w:rsidP="000E2AB9">
      <w:pPr>
        <w:autoSpaceDE w:val="0"/>
        <w:autoSpaceDN w:val="0"/>
        <w:adjustRightInd w:val="0"/>
        <w:spacing w:line="240" w:lineRule="auto"/>
        <w:rPr>
          <w:rFonts w:cs="Arimo-Bold"/>
          <w:b/>
          <w:bCs/>
          <w:color w:val="000000"/>
          <w:sz w:val="30"/>
          <w:szCs w:val="30"/>
        </w:rPr>
      </w:pPr>
    </w:p>
    <w:p w:rsidR="00C12193" w:rsidRDefault="00C12193" w:rsidP="000E2AB9">
      <w:pPr>
        <w:autoSpaceDE w:val="0"/>
        <w:autoSpaceDN w:val="0"/>
        <w:adjustRightInd w:val="0"/>
        <w:spacing w:line="240" w:lineRule="auto"/>
        <w:rPr>
          <w:rFonts w:cs="Arimo-Bold"/>
          <w:b/>
          <w:bCs/>
          <w:color w:val="000000"/>
          <w:sz w:val="30"/>
          <w:szCs w:val="30"/>
        </w:rPr>
      </w:pPr>
    </w:p>
    <w:p w:rsidR="00C12193" w:rsidRDefault="00C12193" w:rsidP="000E2AB9">
      <w:pPr>
        <w:autoSpaceDE w:val="0"/>
        <w:autoSpaceDN w:val="0"/>
        <w:adjustRightInd w:val="0"/>
        <w:spacing w:line="240" w:lineRule="auto"/>
        <w:rPr>
          <w:rFonts w:cs="Arimo-Bold"/>
          <w:b/>
          <w:bCs/>
          <w:color w:val="000000"/>
          <w:sz w:val="30"/>
          <w:szCs w:val="30"/>
        </w:rPr>
      </w:pPr>
    </w:p>
    <w:p w:rsidR="00C12193" w:rsidRPr="00C8163C" w:rsidRDefault="00C12193" w:rsidP="000E2AB9">
      <w:pPr>
        <w:autoSpaceDE w:val="0"/>
        <w:autoSpaceDN w:val="0"/>
        <w:adjustRightInd w:val="0"/>
        <w:spacing w:line="240" w:lineRule="auto"/>
        <w:rPr>
          <w:rFonts w:cs="Arimo-Bold"/>
          <w:b/>
          <w:bCs/>
          <w:color w:val="447DE2" w:themeColor="accent1"/>
          <w:sz w:val="30"/>
          <w:szCs w:val="30"/>
        </w:rPr>
      </w:pPr>
    </w:p>
    <w:p w:rsidR="000E2AB9" w:rsidRPr="00C8163C" w:rsidRDefault="000E2AB9" w:rsidP="000E2AB9">
      <w:pPr>
        <w:autoSpaceDE w:val="0"/>
        <w:autoSpaceDN w:val="0"/>
        <w:adjustRightInd w:val="0"/>
        <w:spacing w:line="240" w:lineRule="auto"/>
        <w:rPr>
          <w:rFonts w:cs="Arimo-Bold"/>
          <w:b/>
          <w:bCs/>
          <w:color w:val="447DE2" w:themeColor="accent1"/>
          <w:sz w:val="36"/>
          <w:szCs w:val="36"/>
        </w:rPr>
      </w:pPr>
      <w:r w:rsidRPr="00C8163C">
        <w:rPr>
          <w:rFonts w:cs="Arimo-Bold"/>
          <w:b/>
          <w:bCs/>
          <w:color w:val="447DE2" w:themeColor="accent1"/>
          <w:sz w:val="36"/>
          <w:szCs w:val="36"/>
        </w:rPr>
        <w:t>1. INTRODUCTION</w:t>
      </w:r>
    </w:p>
    <w:p w:rsidR="000E2AB9" w:rsidRPr="00C12193" w:rsidRDefault="000E2AB9" w:rsidP="00C8163C">
      <w:pPr>
        <w:autoSpaceDE w:val="0"/>
        <w:autoSpaceDN w:val="0"/>
        <w:adjustRightInd w:val="0"/>
        <w:spacing w:line="240" w:lineRule="auto"/>
        <w:rPr>
          <w:rFonts w:cs="Arimo-Bold"/>
          <w:b/>
          <w:bCs/>
          <w:color w:val="000000"/>
          <w:sz w:val="28"/>
          <w:szCs w:val="28"/>
        </w:rPr>
      </w:pPr>
      <w:r w:rsidRPr="00C12193">
        <w:rPr>
          <w:rFonts w:cs="Arimo-Bold"/>
          <w:b/>
          <w:bCs/>
          <w:color w:val="000000"/>
          <w:sz w:val="28"/>
          <w:szCs w:val="28"/>
        </w:rPr>
        <w:t xml:space="preserve">     </w:t>
      </w:r>
      <w:r w:rsidR="00C8163C">
        <w:rPr>
          <w:rFonts w:cs="Arimo-Bold"/>
          <w:b/>
          <w:bCs/>
          <w:color w:val="000000"/>
          <w:sz w:val="28"/>
          <w:szCs w:val="28"/>
        </w:rPr>
        <w:t>TASKS:</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In this project there are 4 tasks:</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1. Data collection</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a. Download Dataset/Create Dataset</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2. IBM Cloud account</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a. IBM Cloud Registration</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b. Login To IBM Cloud</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c. Create Cloud Object Storage Service</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d. Create Watson Studio Platform</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e. Create Machine Learning service</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3. Model building</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a. Create Project In Watson Studio</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b. Auto AI Experiment In Add Experiment</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c. Setup Your Auto AI Environment</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d. Import Dataset</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e. Run The Model</w:t>
      </w:r>
    </w:p>
    <w:p w:rsidR="000E2AB9" w:rsidRPr="00C12193"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f. Selection of Auto-AI Pipeline</w:t>
      </w:r>
    </w:p>
    <w:p w:rsidR="000E2AB9" w:rsidRPr="00333F3A" w:rsidRDefault="000E2AB9" w:rsidP="000E2AB9">
      <w:pPr>
        <w:autoSpaceDE w:val="0"/>
        <w:autoSpaceDN w:val="0"/>
        <w:adjustRightInd w:val="0"/>
        <w:spacing w:line="240" w:lineRule="auto"/>
        <w:ind w:left="720"/>
        <w:rPr>
          <w:rFonts w:cs="Arimo"/>
          <w:color w:val="000000"/>
          <w:sz w:val="32"/>
          <w:szCs w:val="32"/>
        </w:rPr>
      </w:pPr>
      <w:r w:rsidRPr="00C12193">
        <w:rPr>
          <w:rFonts w:cs="Arimo"/>
          <w:color w:val="000000"/>
          <w:sz w:val="32"/>
          <w:szCs w:val="32"/>
        </w:rPr>
        <w:t xml:space="preserve">g. </w:t>
      </w:r>
      <w:r w:rsidRPr="00333F3A">
        <w:rPr>
          <w:rFonts w:cs="Arimo"/>
          <w:color w:val="000000"/>
          <w:sz w:val="32"/>
          <w:szCs w:val="32"/>
        </w:rPr>
        <w:t>Deploy And Test The Model In Watson Studio</w:t>
      </w:r>
    </w:p>
    <w:p w:rsidR="000E2AB9" w:rsidRPr="00333F3A" w:rsidRDefault="000E2AB9" w:rsidP="000E2AB9">
      <w:pPr>
        <w:autoSpaceDE w:val="0"/>
        <w:autoSpaceDN w:val="0"/>
        <w:adjustRightInd w:val="0"/>
        <w:spacing w:line="240" w:lineRule="auto"/>
        <w:ind w:left="720"/>
        <w:rPr>
          <w:rFonts w:cs="Arimo"/>
          <w:color w:val="000000"/>
          <w:sz w:val="32"/>
          <w:szCs w:val="32"/>
        </w:rPr>
      </w:pPr>
      <w:r w:rsidRPr="00333F3A">
        <w:rPr>
          <w:rFonts w:cs="Arimo"/>
          <w:color w:val="000000"/>
          <w:sz w:val="32"/>
          <w:szCs w:val="32"/>
        </w:rPr>
        <w:t>4. Application building</w:t>
      </w:r>
    </w:p>
    <w:p w:rsidR="000E2AB9" w:rsidRPr="00333F3A" w:rsidRDefault="000E2AB9" w:rsidP="000E2AB9">
      <w:pPr>
        <w:autoSpaceDE w:val="0"/>
        <w:autoSpaceDN w:val="0"/>
        <w:adjustRightInd w:val="0"/>
        <w:spacing w:line="240" w:lineRule="auto"/>
        <w:ind w:left="720"/>
        <w:rPr>
          <w:rFonts w:cs="Arimo"/>
          <w:color w:val="000000"/>
          <w:sz w:val="32"/>
          <w:szCs w:val="32"/>
        </w:rPr>
      </w:pPr>
      <w:r w:rsidRPr="00333F3A">
        <w:rPr>
          <w:rFonts w:cs="Arimo"/>
          <w:color w:val="000000"/>
          <w:sz w:val="32"/>
          <w:szCs w:val="32"/>
        </w:rPr>
        <w:t>a. Create Node-Red Service</w:t>
      </w:r>
    </w:p>
    <w:p w:rsidR="000E2AB9" w:rsidRPr="00333F3A" w:rsidRDefault="000E2AB9" w:rsidP="000E2AB9">
      <w:pPr>
        <w:autoSpaceDE w:val="0"/>
        <w:autoSpaceDN w:val="0"/>
        <w:adjustRightInd w:val="0"/>
        <w:spacing w:line="240" w:lineRule="auto"/>
        <w:ind w:left="720"/>
        <w:rPr>
          <w:rFonts w:cs="Arimo"/>
          <w:color w:val="000000"/>
          <w:sz w:val="32"/>
          <w:szCs w:val="32"/>
        </w:rPr>
      </w:pPr>
      <w:r w:rsidRPr="00333F3A">
        <w:rPr>
          <w:rFonts w:cs="Arimo"/>
          <w:color w:val="000000"/>
          <w:sz w:val="32"/>
          <w:szCs w:val="32"/>
        </w:rPr>
        <w:t>b. Build UI With Node-Red</w:t>
      </w:r>
    </w:p>
    <w:p w:rsidR="000E2AB9" w:rsidRPr="00333F3A" w:rsidRDefault="000E2AB9" w:rsidP="000E2AB9">
      <w:pPr>
        <w:pStyle w:val="Title"/>
        <w:ind w:left="720"/>
        <w:rPr>
          <w:rFonts w:asciiTheme="minorHAnsi" w:hAnsiTheme="minorHAnsi" w:cs="Arimo"/>
          <w:b w:val="0"/>
          <w:bCs/>
          <w:color w:val="000000"/>
          <w:sz w:val="32"/>
          <w:szCs w:val="32"/>
        </w:rPr>
      </w:pPr>
      <w:r w:rsidRPr="00333F3A">
        <w:rPr>
          <w:rFonts w:asciiTheme="minorHAnsi" w:hAnsiTheme="minorHAnsi" w:cs="Arimo"/>
          <w:b w:val="0"/>
          <w:bCs/>
          <w:color w:val="000000"/>
          <w:sz w:val="32"/>
          <w:szCs w:val="32"/>
        </w:rPr>
        <w:t>c. Go to manage palette &amp; install dashboard nodes</w:t>
      </w:r>
    </w:p>
    <w:p w:rsidR="0042063C" w:rsidRPr="00C12193" w:rsidRDefault="000E2AB9">
      <w:pPr>
        <w:pStyle w:val="Title"/>
        <w:ind w:left="720"/>
        <w:rPr>
          <w:rFonts w:asciiTheme="minorHAnsi" w:hAnsiTheme="minorHAnsi"/>
          <w:color w:val="E8A600"/>
          <w:sz w:val="42"/>
          <w:szCs w:val="26"/>
        </w:rPr>
      </w:pPr>
      <w:r w:rsidRPr="00C12193">
        <w:rPr>
          <w:rFonts w:asciiTheme="minorHAnsi" w:hAnsiTheme="minorHAnsi"/>
          <w:color w:val="E8A600"/>
          <w:sz w:val="42"/>
          <w:szCs w:val="26"/>
        </w:rPr>
        <w:t>1.1</w:t>
      </w:r>
      <w:r w:rsidR="00F17FB4" w:rsidRPr="00C12193">
        <w:rPr>
          <w:rFonts w:asciiTheme="minorHAnsi" w:hAnsiTheme="minorHAnsi"/>
          <w:color w:val="E8A600"/>
          <w:sz w:val="42"/>
          <w:szCs w:val="26"/>
        </w:rPr>
        <w:t>Overview</w:t>
      </w:r>
    </w:p>
    <w:p w:rsidR="0042063C" w:rsidRPr="00C12193" w:rsidRDefault="00F17FB4">
      <w:pPr>
        <w:spacing w:line="336" w:lineRule="auto"/>
        <w:jc w:val="both"/>
        <w:rPr>
          <w:rFonts w:eastAsia="Montserrat Light" w:cs="Montserrat Light"/>
          <w:color w:val="333333"/>
          <w:sz w:val="27"/>
          <w:szCs w:val="26"/>
          <w:shd w:val="clear" w:color="auto" w:fill="FFFFFF"/>
        </w:rPr>
      </w:pPr>
      <w:r w:rsidRPr="0082700C">
        <w:rPr>
          <w:rFonts w:eastAsiaTheme="majorHAnsi" w:cstheme="majorHAnsi"/>
          <w:color w:val="333333"/>
          <w:sz w:val="32"/>
          <w:szCs w:val="24"/>
          <w:shd w:val="clear" w:color="auto" w:fill="FFFFFF"/>
        </w:rPr>
        <w:lastRenderedPageBreak/>
        <w:t xml:space="preserve">Wind energy plays an increasing role in the supply of energy world-wide </w:t>
      </w:r>
      <w:r w:rsidR="00F74D9D" w:rsidRPr="0082700C">
        <w:rPr>
          <w:rFonts w:eastAsiaTheme="majorHAnsi" w:cstheme="majorHAnsi"/>
          <w:color w:val="333333"/>
          <w:sz w:val="32"/>
          <w:szCs w:val="24"/>
          <w:shd w:val="clear" w:color="auto" w:fill="FFFFFF"/>
        </w:rPr>
        <w:t>the</w:t>
      </w:r>
      <w:r w:rsidRPr="0082700C">
        <w:rPr>
          <w:rFonts w:eastAsiaTheme="majorHAnsi" w:cstheme="majorHAnsi"/>
          <w:color w:val="333333"/>
          <w:sz w:val="32"/>
          <w:szCs w:val="24"/>
          <w:shd w:val="clear" w:color="auto" w:fill="FFFFFF"/>
        </w:rPr>
        <w:t xml:space="preserve"> energy output of a wind farm is highly dependent on the weather conditions present at its site. If the </w:t>
      </w:r>
      <w:r w:rsidR="00F74D9D" w:rsidRPr="0082700C">
        <w:rPr>
          <w:rFonts w:eastAsiaTheme="majorHAnsi" w:cstheme="majorHAnsi"/>
          <w:color w:val="333333"/>
          <w:sz w:val="32"/>
          <w:szCs w:val="24"/>
          <w:shd w:val="clear" w:color="auto" w:fill="FFFFFF"/>
        </w:rPr>
        <w:t>output can</w:t>
      </w:r>
      <w:r w:rsidRPr="0082700C">
        <w:rPr>
          <w:rFonts w:eastAsiaTheme="majorHAnsi" w:cstheme="majorHAnsi"/>
          <w:color w:val="333333"/>
          <w:sz w:val="32"/>
          <w:szCs w:val="24"/>
          <w:shd w:val="clear" w:color="auto" w:fill="FFFFFF"/>
        </w:rPr>
        <w:t xml:space="preserve"> be predicted more accurately, energy suppliers can coordinate the collaborative production of different </w:t>
      </w:r>
      <w:r w:rsidRPr="00C12193">
        <w:rPr>
          <w:rFonts w:eastAsiaTheme="majorHAnsi" w:cstheme="majorHAnsi"/>
          <w:color w:val="333333"/>
          <w:sz w:val="34"/>
          <w:szCs w:val="26"/>
          <w:shd w:val="clear" w:color="auto" w:fill="FFFFFF"/>
        </w:rPr>
        <w:t>energy sources more efficiently to avoid costly overproduction. In this paper, we predict energy prediction based on weather data and analyse the important parameters as well as their correlation on the energy outpu</w:t>
      </w:r>
      <w:ins w:id="0" w:author="Guest #4" w:date="2020-07-26T10:19:00Z">
        <w:r w:rsidRPr="00C12193">
          <w:rPr>
            <w:rFonts w:eastAsiaTheme="majorHAnsi" w:cstheme="majorHAnsi"/>
            <w:color w:val="333333"/>
            <w:sz w:val="34"/>
            <w:szCs w:val="26"/>
            <w:shd w:val="clear" w:color="auto" w:fill="FFFFFF"/>
          </w:rPr>
          <w:t>t</w:t>
        </w:r>
      </w:ins>
      <w:r w:rsidRPr="00C12193">
        <w:rPr>
          <w:rFonts w:eastAsiaTheme="majorHAnsi" w:cstheme="majorHAnsi"/>
          <w:color w:val="333333"/>
          <w:sz w:val="34"/>
          <w:szCs w:val="26"/>
          <w:shd w:val="clear" w:color="auto" w:fill="FFFFFF"/>
        </w:rPr>
        <w:t xml:space="preserve"> </w:t>
      </w:r>
    </w:p>
    <w:p w:rsidR="0042063C" w:rsidRPr="00C12193" w:rsidRDefault="0082700C">
      <w:pPr>
        <w:pStyle w:val="Heading3"/>
        <w:shd w:val="clear" w:color="auto" w:fill="FFFFFF"/>
        <w:spacing w:before="300" w:after="150" w:line="360" w:lineRule="auto"/>
        <w:outlineLvl w:val="2"/>
        <w:rPr>
          <w:rFonts w:asciiTheme="minorHAnsi" w:hAnsiTheme="minorHAnsi"/>
          <w:sz w:val="38"/>
          <w:szCs w:val="26"/>
        </w:rPr>
      </w:pPr>
      <w:r>
        <w:rPr>
          <w:rFonts w:asciiTheme="minorHAnsi" w:eastAsia="Roboto Regular" w:hAnsiTheme="minorHAnsi" w:cs="Roboto Regular"/>
          <w:b w:val="0"/>
          <w:color w:val="E8A600"/>
          <w:sz w:val="38"/>
          <w:szCs w:val="26"/>
        </w:rPr>
        <w:t xml:space="preserve">1.2 </w:t>
      </w:r>
      <w:r w:rsidR="00F17FB4" w:rsidRPr="00C12193">
        <w:rPr>
          <w:rFonts w:asciiTheme="minorHAnsi" w:eastAsia="Roboto Regular" w:hAnsiTheme="minorHAnsi" w:cs="Roboto Regular"/>
          <w:b w:val="0"/>
          <w:color w:val="E8A600"/>
          <w:sz w:val="38"/>
          <w:szCs w:val="26"/>
        </w:rPr>
        <w:t>Purpose</w:t>
      </w:r>
      <w:r w:rsidR="00F74D9D" w:rsidRPr="00C12193">
        <w:rPr>
          <w:rFonts w:asciiTheme="minorHAnsi" w:eastAsia="Roboto Regular" w:hAnsiTheme="minorHAnsi" w:cs="Roboto Regular"/>
          <w:b w:val="0"/>
          <w:color w:val="E8A600"/>
          <w:sz w:val="38"/>
          <w:szCs w:val="26"/>
        </w:rPr>
        <w:t>: -</w:t>
      </w:r>
      <w:r w:rsidR="00F17FB4" w:rsidRPr="00C12193">
        <w:rPr>
          <w:rFonts w:asciiTheme="minorHAnsi" w:eastAsia="Roboto Regular" w:hAnsiTheme="minorHAnsi" w:cs="Roboto Regular"/>
          <w:b w:val="0"/>
          <w:color w:val="000000"/>
          <w:sz w:val="34"/>
          <w:szCs w:val="26"/>
        </w:rPr>
        <w:t xml:space="preserve"> </w:t>
      </w:r>
      <w:bookmarkStart w:id="1" w:name="_Tocd1hrm3lbh19h"/>
      <w:bookmarkEnd w:id="1"/>
      <w:r w:rsidR="00F17FB4" w:rsidRPr="00C12193">
        <w:rPr>
          <w:rFonts w:asciiTheme="minorHAnsi" w:eastAsia="Montserrat Medium" w:hAnsiTheme="minorHAnsi" w:cs="Montserrat Medium"/>
          <w:b w:val="0"/>
          <w:color w:val="333333"/>
          <w:sz w:val="30"/>
          <w:szCs w:val="26"/>
          <w:shd w:val="clear" w:color="auto" w:fill="FFFFFF"/>
        </w:rPr>
        <w:t xml:space="preserve">Predicting </w:t>
      </w:r>
      <w:r w:rsidR="00F74D9D" w:rsidRPr="00C12193">
        <w:rPr>
          <w:rFonts w:asciiTheme="minorHAnsi" w:eastAsia="Montserrat Medium" w:hAnsiTheme="minorHAnsi" w:cs="Montserrat Medium"/>
          <w:b w:val="0"/>
          <w:color w:val="333333"/>
          <w:sz w:val="30"/>
          <w:szCs w:val="26"/>
          <w:shd w:val="clear" w:color="auto" w:fill="FFFFFF"/>
        </w:rPr>
        <w:t>the</w:t>
      </w:r>
      <w:r w:rsidR="00F17FB4" w:rsidRPr="00C12193">
        <w:rPr>
          <w:rFonts w:asciiTheme="minorHAnsi" w:eastAsia="Montserrat Medium" w:hAnsiTheme="minorHAnsi" w:cs="Montserrat Medium"/>
          <w:b w:val="0"/>
          <w:color w:val="333333"/>
          <w:sz w:val="30"/>
          <w:szCs w:val="26"/>
          <w:shd w:val="clear" w:color="auto" w:fill="FFFFFF"/>
        </w:rPr>
        <w:t xml:space="preserve"> Energy Output </w:t>
      </w:r>
      <w:r w:rsidR="00F74D9D" w:rsidRPr="00C12193">
        <w:rPr>
          <w:rFonts w:asciiTheme="minorHAnsi" w:eastAsia="Montserrat Medium" w:hAnsiTheme="minorHAnsi" w:cs="Montserrat Medium"/>
          <w:b w:val="0"/>
          <w:color w:val="333333"/>
          <w:sz w:val="30"/>
          <w:szCs w:val="26"/>
          <w:shd w:val="clear" w:color="auto" w:fill="FFFFFF"/>
        </w:rPr>
        <w:t>of</w:t>
      </w:r>
      <w:r w:rsidR="00F17FB4" w:rsidRPr="00C12193">
        <w:rPr>
          <w:rFonts w:asciiTheme="minorHAnsi" w:eastAsia="Montserrat Medium" w:hAnsiTheme="minorHAnsi" w:cs="Montserrat Medium"/>
          <w:b w:val="0"/>
          <w:color w:val="333333"/>
          <w:sz w:val="30"/>
          <w:szCs w:val="26"/>
          <w:shd w:val="clear" w:color="auto" w:fill="FFFFFF"/>
        </w:rPr>
        <w:t xml:space="preserve"> Wind Turbine Based On Weather Conditions</w:t>
      </w:r>
      <w:bookmarkStart w:id="2" w:name="_Tocmnled0rzpk4d"/>
      <w:bookmarkEnd w:id="2"/>
    </w:p>
    <w:p w:rsidR="0042063C" w:rsidRPr="00C12193" w:rsidRDefault="0042063C">
      <w:pPr>
        <w:rPr>
          <w:sz w:val="30"/>
          <w:szCs w:val="26"/>
        </w:rPr>
      </w:pPr>
    </w:p>
    <w:p w:rsidR="0042063C" w:rsidRPr="00C12193" w:rsidRDefault="008C5BB2">
      <w:pPr>
        <w:rPr>
          <w:rFonts w:eastAsia="Roboto Regular" w:cs="Roboto Regular"/>
          <w:color w:val="FF0000"/>
          <w:sz w:val="34"/>
          <w:szCs w:val="26"/>
        </w:rPr>
      </w:pPr>
      <w:r>
        <w:rPr>
          <w:rFonts w:eastAsia="Roboto Regular" w:cs="Roboto Regular"/>
          <w:color w:val="447DE2"/>
          <w:sz w:val="34"/>
          <w:szCs w:val="26"/>
        </w:rPr>
        <w:t>2.</w:t>
      </w:r>
      <w:r w:rsidRPr="00C12193">
        <w:rPr>
          <w:rFonts w:eastAsia="Roboto Regular" w:cs="Roboto Regular"/>
          <w:color w:val="447DE2"/>
          <w:sz w:val="34"/>
          <w:szCs w:val="26"/>
        </w:rPr>
        <w:t xml:space="preserve"> THEORETICAL</w:t>
      </w:r>
      <w:r w:rsidR="00F17FB4" w:rsidRPr="00C12193">
        <w:rPr>
          <w:rFonts w:eastAsia="Roboto Regular" w:cs="Roboto Regular"/>
          <w:color w:val="447DE2"/>
          <w:sz w:val="34"/>
          <w:szCs w:val="26"/>
        </w:rPr>
        <w:t xml:space="preserve"> ANALYSIS</w:t>
      </w:r>
    </w:p>
    <w:p w:rsidR="0042063C" w:rsidRPr="00C12193" w:rsidRDefault="00C12193">
      <w:pPr>
        <w:ind w:left="720"/>
        <w:rPr>
          <w:rFonts w:eastAsia="Roboto Regular" w:cs="Roboto Regular"/>
          <w:color w:val="FF0000"/>
          <w:sz w:val="30"/>
          <w:szCs w:val="22"/>
        </w:rPr>
      </w:pPr>
      <w:r>
        <w:rPr>
          <w:rFonts w:eastAsia="Roboto Regular" w:cs="Roboto Regular"/>
          <w:color w:val="E8A600"/>
          <w:sz w:val="34"/>
          <w:szCs w:val="22"/>
        </w:rPr>
        <w:t>2.1</w:t>
      </w:r>
      <w:r w:rsidR="00F17FB4" w:rsidRPr="00C12193">
        <w:rPr>
          <w:rFonts w:eastAsia="Roboto Regular" w:cs="Roboto Regular"/>
          <w:color w:val="E8A600"/>
          <w:sz w:val="34"/>
          <w:szCs w:val="22"/>
        </w:rPr>
        <w:t xml:space="preserve"> Block Diagram</w:t>
      </w:r>
    </w:p>
    <w:p w:rsidR="0042063C" w:rsidRPr="00C12193" w:rsidRDefault="00254DAD">
      <w:pPr>
        <w:rPr>
          <w:sz w:val="26"/>
          <w:szCs w:val="22"/>
        </w:rPr>
      </w:pPr>
      <w:r>
        <w:rPr>
          <w:sz w:val="26"/>
          <w:szCs w:val="22"/>
        </w:rPr>
        <w:pict>
          <v:rect id="_x0000_s1026" style="position:absolute;margin-left:-9.75pt;margin-top:15.75pt;width:94.5pt;height:75pt;z-index:251627520;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Dataset</w:t>
                  </w:r>
                </w:p>
              </w:txbxContent>
            </v:textbox>
          </v:rect>
        </w:pict>
      </w:r>
      <w:r>
        <w:rPr>
          <w:sz w:val="26"/>
          <w:szCs w:val="22"/>
        </w:rPr>
        <w:pict>
          <v:rect id="_x0000_s1085" style="position:absolute;margin-left:384pt;margin-top:15.75pt;width:108.75pt;height:72.75pt;z-index:251628544;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Creating Model Pipelines</w:t>
                  </w:r>
                </w:p>
              </w:txbxContent>
            </v:textbox>
          </v:rect>
        </w:pict>
      </w:r>
    </w:p>
    <w:p w:rsidR="0042063C" w:rsidRPr="00C12193" w:rsidRDefault="00254DAD">
      <w:pPr>
        <w:rPr>
          <w:sz w:val="26"/>
          <w:szCs w:val="22"/>
        </w:rPr>
      </w:pPr>
      <w:r>
        <w:rPr>
          <w:sz w:val="26"/>
          <w:szCs w:val="22"/>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4" type="#_x0000_t66" style="position:absolute;margin-left:223.5pt;margin-top:153pt;width:70.5pt;height:12pt;z-index:251629568;mso-position-horizontal-relative:char;v-text-anchor:middle" fillcolor="#447de2" strokecolor="#143b7f">
            <v:textbox>
              <w:txbxContent>
                <w:p w:rsidR="0042063C" w:rsidRDefault="0042063C">
                  <w:pPr>
                    <w:jc w:val="center"/>
                  </w:pPr>
                </w:p>
              </w:txbxContent>
            </v:textbox>
          </v:shape>
        </w:pict>
      </w:r>
      <w:r>
        <w:rPr>
          <w:sz w:val="26"/>
          <w:szCs w:val="22"/>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83" type="#_x0000_t91" style="position:absolute;margin-left:411.75pt;margin-top:75.9pt;width:43.35pt;height:93.25pt;rotation:179;z-index:251630592;mso-position-horizontal-relative:char;v-text-anchor:middle" fillcolor="#447de2" strokecolor="#143b7f">
            <v:textbox>
              <w:txbxContent>
                <w:p w:rsidR="0042063C" w:rsidRDefault="0042063C">
                  <w:pPr>
                    <w:jc w:val="center"/>
                  </w:pPr>
                </w:p>
              </w:txbxContent>
            </v:textbox>
          </v:shape>
        </w:pict>
      </w:r>
      <w:r>
        <w:rPr>
          <w:sz w:val="26"/>
          <w:szCs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2" type="#_x0000_t13" style="position:absolute;margin-left:302.25pt;margin-top:29.25pt;width:78.75pt;height:12pt;z-index:251631616;mso-position-horizontal-relative:char;v-text-anchor:middle" fillcolor="#447de2" strokecolor="#143b7f">
            <v:textbox>
              <w:txbxContent>
                <w:p w:rsidR="0042063C" w:rsidRDefault="0042063C">
                  <w:pPr>
                    <w:jc w:val="center"/>
                  </w:pPr>
                </w:p>
              </w:txbxContent>
            </v:textbox>
          </v:shape>
        </w:pict>
      </w:r>
      <w:r>
        <w:rPr>
          <w:sz w:val="26"/>
          <w:szCs w:val="22"/>
        </w:rPr>
        <w:pict>
          <v:shape id="_x0000_s1081" type="#_x0000_t13" style="position:absolute;margin-left:90pt;margin-top:25.5pt;width:93pt;height:17.25pt;z-index:251632640;mso-position-horizontal-relative:char;v-text-anchor:middle" fillcolor="#447de2" strokecolor="#143b7f">
            <v:textbox>
              <w:txbxContent>
                <w:p w:rsidR="0042063C" w:rsidRDefault="0042063C">
                  <w:pPr>
                    <w:jc w:val="center"/>
                  </w:pPr>
                </w:p>
              </w:txbxContent>
            </v:textbox>
          </v:shape>
        </w:pict>
      </w:r>
      <w:r>
        <w:rPr>
          <w:sz w:val="26"/>
          <w:szCs w:val="22"/>
        </w:rPr>
        <w:pict>
          <v:rect id="_x0000_s1080" style="position:absolute;margin-left:187.5pt;margin-top:-.75pt;width:112.5pt;height:75pt;z-index:251633664;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Auto AI Experiment</w:t>
                  </w:r>
                </w:p>
              </w:txbxContent>
            </v:textbox>
          </v:rect>
        </w:pict>
      </w:r>
      <w:r>
        <w:rPr>
          <w:sz w:val="26"/>
          <w:szCs w:val="22"/>
        </w:rPr>
        <w:pict>
          <v:rect id="_x0000_s1079" style="position:absolute;margin-left:302.25pt;margin-top:126.75pt;width:108.75pt;height:66.75pt;z-index:251634688;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 xml:space="preserve">Saving a Model Pipeline </w:t>
                  </w:r>
                </w:p>
              </w:txbxContent>
            </v:textbox>
          </v:rect>
        </w:pict>
      </w:r>
      <w:r>
        <w:rPr>
          <w:sz w:val="26"/>
          <w:szCs w:val="22"/>
        </w:rPr>
        <w:pict>
          <v:rect id="_x0000_s1078" style="position:absolute;margin-left:99.75pt;margin-top:124.5pt;width:120pt;height:75pt;z-index:251635712;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 xml:space="preserve">Deploying a Web Service </w:t>
                  </w:r>
                  <w:r w:rsidR="00F74D9D">
                    <w:rPr>
                      <w:rFonts w:ascii="Roboto Regular" w:eastAsia="Roboto Regular" w:hAnsi="Roboto Regular" w:cs="Roboto Regular"/>
                      <w:color w:val="000000"/>
                    </w:rPr>
                    <w:t>for</w:t>
                  </w:r>
                  <w:r>
                    <w:rPr>
                      <w:rFonts w:ascii="Roboto Regular" w:eastAsia="Roboto Regular" w:hAnsi="Roboto Regular" w:cs="Roboto Regular"/>
                      <w:color w:val="000000"/>
                    </w:rPr>
                    <w:t xml:space="preserve"> the Model</w:t>
                  </w:r>
                </w:p>
              </w:txbxContent>
            </v:textbox>
          </v:rect>
        </w:pict>
      </w:r>
    </w:p>
    <w:p w:rsidR="0042063C" w:rsidRPr="00C12193" w:rsidRDefault="00F17FB4">
      <w:pPr>
        <w:rPr>
          <w:sz w:val="26"/>
          <w:szCs w:val="22"/>
        </w:rPr>
      </w:pPr>
      <w:r w:rsidRPr="00C12193">
        <w:rPr>
          <w:sz w:val="26"/>
          <w:szCs w:val="22"/>
        </w:rPr>
        <w:br w:type="page"/>
      </w:r>
      <w:r w:rsidR="00254DAD" w:rsidRPr="00254DAD">
        <w:rPr>
          <w:sz w:val="28"/>
          <w:szCs w:val="24"/>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7" type="#_x0000_t67" style="position:absolute;margin-left:334.5pt;margin-top:181.5pt;width:18.75pt;height:60.75pt;z-index:251636736;mso-position-horizontal-relative:char;v-text-anchor:middle" fillcolor="#447de2" strokecolor="#143b7f">
            <v:textbox>
              <w:txbxContent>
                <w:p w:rsidR="0042063C" w:rsidRDefault="0042063C">
                  <w:pPr>
                    <w:jc w:val="center"/>
                  </w:pPr>
                </w:p>
              </w:txbxContent>
            </v:textbox>
          </v:shape>
        </w:pict>
      </w:r>
      <w:r w:rsidR="00254DAD" w:rsidRPr="00254DAD">
        <w:rPr>
          <w:sz w:val="28"/>
          <w:szCs w:val="24"/>
        </w:rPr>
        <w:pict>
          <v:rect id="_x0000_s1076" style="position:absolute;margin-left:246.75pt;margin-top:244.5pt;width:200.25pt;height:140.25pt;z-index:251637760;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User Interface ...................................................... form Prediction</w:t>
                  </w:r>
                </w:p>
                <w:p w:rsidR="0042063C" w:rsidRDefault="00F17FB4">
                  <w:pPr>
                    <w:jc w:val="center"/>
                  </w:pPr>
                  <w:r>
                    <w:rPr>
                      <w:rFonts w:ascii="Roboto Regular" w:eastAsia="Roboto Regular" w:hAnsi="Roboto Regular" w:cs="Roboto Regular"/>
                      <w:color w:val="000000"/>
                    </w:rPr>
                    <w:t>................................................ ...............................................................................................</w:t>
                  </w:r>
                </w:p>
              </w:txbxContent>
            </v:textbox>
          </v:rect>
        </w:pict>
      </w:r>
      <w:r w:rsidR="00254DAD" w:rsidRPr="00254DAD">
        <w:rPr>
          <w:sz w:val="28"/>
          <w:szCs w:val="24"/>
        </w:rPr>
        <w:pict>
          <v:rect id="_x0000_s1073" style="position:absolute;margin-left:6.75pt;margin-top:169.5pt;width:142.5pt;height:48.75pt;z-index:251640832;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ML Instance</w:t>
                  </w:r>
                </w:p>
              </w:txbxContent>
            </v:textbox>
          </v:rect>
        </w:pict>
      </w:r>
      <w:r w:rsidR="00254DAD" w:rsidRPr="00254DAD">
        <w:rPr>
          <w:sz w:val="28"/>
          <w:szCs w:val="24"/>
        </w:rPr>
        <w:pict>
          <v:rect id="_x0000_s1072" style="position:absolute;margin-left:297pt;margin-top:57pt;width:103.5pt;height:122.25pt;z-index:251641856;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NODE RED</w:t>
                  </w:r>
                </w:p>
                <w:p w:rsidR="0042063C" w:rsidRDefault="00F17FB4">
                  <w:pPr>
                    <w:jc w:val="center"/>
                  </w:pPr>
                  <w:r>
                    <w:rPr>
                      <w:rFonts w:ascii="Roboto Regular" w:eastAsia="Roboto Regular" w:hAnsi="Roboto Regular" w:cs="Roboto Regular"/>
                      <w:color w:val="000000"/>
                    </w:rPr>
                    <w:t xml:space="preserve"> </w:t>
                  </w:r>
                  <w:r w:rsidR="00F74D9D">
                    <w:rPr>
                      <w:rFonts w:ascii="Roboto Regular" w:eastAsia="Roboto Regular" w:hAnsi="Roboto Regular" w:cs="Roboto Regular"/>
                      <w:color w:val="000000"/>
                    </w:rPr>
                    <w:t>Flow</w:t>
                  </w:r>
                  <w:r>
                    <w:rPr>
                      <w:rFonts w:ascii="Roboto Regular" w:eastAsia="Roboto Regular" w:hAnsi="Roboto Regular" w:cs="Roboto Regular"/>
                      <w:color w:val="000000"/>
                    </w:rPr>
                    <w:t xml:space="preserve"> </w:t>
                  </w:r>
                </w:p>
              </w:txbxContent>
            </v:textbox>
          </v:rect>
        </w:pict>
      </w:r>
      <w:r w:rsidR="00254DAD" w:rsidRPr="00254DAD">
        <w:rPr>
          <w:sz w:val="28"/>
          <w:szCs w:val="24"/>
        </w:rPr>
        <w:pict>
          <v:rect id="_x0000_s1071" style="position:absolute;margin-left:6pt;margin-top:52.5pt;width:141.75pt;height:55.5pt;z-index:251642880;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Deployment of the Model</w:t>
                  </w:r>
                </w:p>
              </w:txbxContent>
            </v:textbox>
          </v:rect>
        </w:pict>
      </w:r>
      <w:r w:rsidRPr="00C12193">
        <w:rPr>
          <w:rFonts w:eastAsia="Roboto Regular" w:cs="Roboto Regular"/>
          <w:color w:val="E8A600"/>
          <w:sz w:val="36"/>
          <w:szCs w:val="24"/>
        </w:rPr>
        <w:t xml:space="preserve"> </w:t>
      </w:r>
      <w:r w:rsidR="00C12193">
        <w:rPr>
          <w:rFonts w:eastAsia="Roboto Regular" w:cs="Roboto Regular"/>
          <w:color w:val="E8A600"/>
          <w:sz w:val="36"/>
          <w:szCs w:val="24"/>
        </w:rPr>
        <w:t>2-2</w:t>
      </w:r>
      <w:r w:rsidRPr="00C12193">
        <w:rPr>
          <w:rFonts w:eastAsia="Roboto Regular" w:cs="Roboto Regular"/>
          <w:color w:val="E8A600"/>
          <w:sz w:val="36"/>
          <w:szCs w:val="24"/>
        </w:rPr>
        <w:t>Software Designing:-</w:t>
      </w: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254DAD">
      <w:pPr>
        <w:rPr>
          <w:rFonts w:eastAsia="Roboto Regular" w:cs="Roboto Regular"/>
          <w:color w:val="000000"/>
          <w:sz w:val="26"/>
          <w:szCs w:val="22"/>
        </w:rPr>
      </w:pPr>
      <w:r w:rsidRPr="00254DAD">
        <w:rPr>
          <w:sz w:val="28"/>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4" type="#_x0000_t34" style="position:absolute;margin-left:150pt;margin-top:7.75pt;width:147pt;height:20.1pt;z-index:251639808;mso-position-horizontal-relative:char" adj=",-170221,-28653" strokecolor="#143b7f" strokeweight="3pt">
            <v:stroke endarrow="open"/>
          </v:shape>
        </w:pict>
      </w: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254DAD">
      <w:pPr>
        <w:rPr>
          <w:rFonts w:eastAsia="Roboto Regular" w:cs="Roboto Regular"/>
          <w:color w:val="000000"/>
          <w:sz w:val="26"/>
          <w:szCs w:val="22"/>
        </w:rPr>
      </w:pPr>
      <w:r w:rsidRPr="00254DAD">
        <w:rPr>
          <w:sz w:val="28"/>
          <w:szCs w:val="24"/>
        </w:rPr>
        <w:pict>
          <v:shape id="_x0000_s1075" type="#_x0000_t34" style="position:absolute;margin-left:150pt;margin-top:-.45pt;width:147pt;height:61.2pt;flip:y;z-index:251638784;mso-position-horizontal-relative:char" adj=",93600,-28653" strokecolor="#143b7f" strokeweight="3pt">
            <v:stroke endarrow="open"/>
          </v:shape>
        </w:pict>
      </w: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6"/>
          <w:szCs w:val="22"/>
        </w:rPr>
      </w:pPr>
    </w:p>
    <w:p w:rsidR="0042063C" w:rsidRPr="00C12193" w:rsidRDefault="0042063C">
      <w:pPr>
        <w:rPr>
          <w:rFonts w:eastAsia="Roboto Regular" w:cs="Roboto Regular"/>
          <w:color w:val="000000"/>
          <w:sz w:val="28"/>
          <w:szCs w:val="24"/>
        </w:rPr>
      </w:pPr>
    </w:p>
    <w:p w:rsidR="0042063C" w:rsidRPr="00C12193" w:rsidRDefault="00C12193">
      <w:pPr>
        <w:rPr>
          <w:rFonts w:eastAsia="Roboto Regular" w:cs="Roboto Regular"/>
          <w:color w:val="000000"/>
          <w:sz w:val="28"/>
          <w:szCs w:val="24"/>
        </w:rPr>
      </w:pPr>
      <w:r>
        <w:rPr>
          <w:rFonts w:eastAsia="Roboto Regular" w:cs="Roboto Regular"/>
          <w:color w:val="E8A600"/>
          <w:sz w:val="36"/>
          <w:szCs w:val="24"/>
        </w:rPr>
        <w:t xml:space="preserve">3. </w:t>
      </w:r>
      <w:r w:rsidR="00F17FB4" w:rsidRPr="00C12193">
        <w:rPr>
          <w:rFonts w:eastAsia="Roboto Regular" w:cs="Roboto Regular"/>
          <w:color w:val="E8A600"/>
          <w:sz w:val="36"/>
          <w:szCs w:val="24"/>
        </w:rPr>
        <w:t>EXPERIMENTAL INVESTIGATIONS:-</w:t>
      </w:r>
    </w:p>
    <w:p w:rsidR="0042063C" w:rsidRPr="00C12193" w:rsidRDefault="00F17FB4">
      <w:pPr>
        <w:rPr>
          <w:rFonts w:eastAsia="Roboto Regular" w:cs="Roboto Regular"/>
          <w:color w:val="000000"/>
          <w:sz w:val="28"/>
          <w:szCs w:val="24"/>
        </w:rPr>
      </w:pPr>
      <w:r w:rsidRPr="00C12193">
        <w:rPr>
          <w:rFonts w:eastAsia="Roboto Regular" w:cs="Roboto Regular"/>
          <w:color w:val="E8A600"/>
          <w:sz w:val="40"/>
          <w:szCs w:val="24"/>
        </w:rPr>
        <w:t xml:space="preserve"> </w:t>
      </w:r>
      <w:r w:rsidRPr="00C12193">
        <w:rPr>
          <w:rFonts w:eastAsia="Roboto Regular" w:cs="Roboto Regular"/>
          <w:color w:val="000000"/>
          <w:sz w:val="32"/>
          <w:szCs w:val="24"/>
        </w:rPr>
        <w:t xml:space="preserve">These Dataset consists of prediction of LV active power. These data gives an idea of the analysis of wind power production by </w:t>
      </w:r>
      <w:r w:rsidR="00F74D9D" w:rsidRPr="00C12193">
        <w:rPr>
          <w:rFonts w:eastAsia="Roboto Regular" w:cs="Roboto Regular"/>
          <w:color w:val="000000"/>
          <w:sz w:val="32"/>
          <w:szCs w:val="24"/>
        </w:rPr>
        <w:t>different</w:t>
      </w:r>
      <w:r w:rsidRPr="00C12193">
        <w:rPr>
          <w:rFonts w:eastAsia="Roboto Regular" w:cs="Roboto Regular"/>
          <w:color w:val="000000"/>
          <w:sz w:val="32"/>
          <w:szCs w:val="24"/>
        </w:rPr>
        <w:t xml:space="preserve"> </w:t>
      </w:r>
      <w:r w:rsidR="00F74D9D" w:rsidRPr="00C12193">
        <w:rPr>
          <w:rFonts w:eastAsia="Roboto Regular" w:cs="Roboto Regular"/>
          <w:color w:val="000000"/>
          <w:sz w:val="32"/>
          <w:szCs w:val="24"/>
        </w:rPr>
        <w:t>data. Requirements</w:t>
      </w:r>
      <w:r w:rsidRPr="00C12193">
        <w:rPr>
          <w:rFonts w:eastAsia="Roboto Regular" w:cs="Roboto Regular"/>
          <w:color w:val="000000"/>
          <w:sz w:val="32"/>
          <w:szCs w:val="24"/>
        </w:rPr>
        <w:t xml:space="preserve"> of this model depending upon its power theoretical </w:t>
      </w:r>
      <w:r w:rsidR="00F74D9D" w:rsidRPr="00C12193">
        <w:rPr>
          <w:rFonts w:eastAsia="Roboto Regular" w:cs="Roboto Regular"/>
          <w:color w:val="000000"/>
          <w:sz w:val="32"/>
          <w:szCs w:val="24"/>
        </w:rPr>
        <w:t>curve,</w:t>
      </w:r>
      <w:r w:rsidRPr="00C12193">
        <w:rPr>
          <w:rFonts w:eastAsia="Roboto Regular" w:cs="Roboto Regular"/>
          <w:color w:val="000000"/>
          <w:sz w:val="32"/>
          <w:szCs w:val="24"/>
        </w:rPr>
        <w:t xml:space="preserve"> wind direction and, wind speed.</w:t>
      </w:r>
    </w:p>
    <w:p w:rsidR="0042063C" w:rsidRPr="00C12193" w:rsidRDefault="0042063C">
      <w:pPr>
        <w:rPr>
          <w:rFonts w:eastAsia="Roboto Regular" w:cs="Roboto Regular"/>
          <w:color w:val="000000"/>
          <w:sz w:val="28"/>
          <w:szCs w:val="24"/>
        </w:rPr>
      </w:pPr>
    </w:p>
    <w:p w:rsidR="0042063C" w:rsidRPr="00C12193" w:rsidRDefault="00F17FB4">
      <w:pPr>
        <w:rPr>
          <w:rFonts w:eastAsia="Roboto Regular" w:cs="Roboto Regular"/>
          <w:color w:val="000000"/>
          <w:sz w:val="26"/>
          <w:szCs w:val="22"/>
        </w:rPr>
      </w:pPr>
      <w:r w:rsidRPr="00C12193">
        <w:rPr>
          <w:sz w:val="26"/>
          <w:szCs w:val="22"/>
        </w:rPr>
        <w:br w:type="page"/>
      </w:r>
      <w:r w:rsidR="00254DAD" w:rsidRPr="00254DAD">
        <w:rPr>
          <w:sz w:val="26"/>
          <w:szCs w:val="22"/>
        </w:rPr>
        <w:lastRenderedPageBreak/>
        <w:pict>
          <v:rect id="_x0000_s1070" style="position:absolute;margin-left:344.05pt;margin-top:591.75pt;width:30.75pt;height:36.75pt;z-index:251643904;mso-position-horizontal-relative:char">
            <v:stroke dashstyle="dash"/>
            <v:textbox>
              <w:txbxContent>
                <w:p w:rsidR="0042063C" w:rsidRDefault="00F17FB4">
                  <w:r>
                    <w:rPr>
                      <w:rFonts w:ascii="Roboto Regular" w:eastAsia="Roboto Regular" w:hAnsi="Roboto Regular" w:cs="Roboto Regular"/>
                      <w:color w:val="000000"/>
                    </w:rPr>
                    <w:t>No</w:t>
                  </w:r>
                </w:p>
              </w:txbxContent>
            </v:textbox>
          </v:rect>
        </w:pict>
      </w:r>
      <w:r w:rsidR="00254DAD" w:rsidRPr="00254DAD">
        <w:rPr>
          <w:sz w:val="26"/>
          <w:szCs w:val="22"/>
        </w:rPr>
        <w:pict>
          <v:line id="_x0000_s1069" style="position:absolute;rotation:180;flip:y;z-index:251644928;mso-position-horizontal-relative:char" from="290.45pt,573.6pt" to="394.7pt,623.1pt" strokecolor="#143b7f" strokeweight="3pt">
            <v:stroke endarrow="open"/>
          </v:line>
        </w:pict>
      </w:r>
      <w:r w:rsidR="00254DAD" w:rsidRPr="00254DAD">
        <w:rPr>
          <w:sz w:val="26"/>
          <w:szCs w:val="22"/>
        </w:rPr>
        <w:pict>
          <v:rect id="_x0000_s1068" style="position:absolute;margin-left:365.05pt;margin-top:426.2pt;width:45.75pt;height:44.25pt;z-index:251645952;mso-position-horizontal-relative:char">
            <v:stroke dashstyle="dash"/>
            <v:textbox>
              <w:txbxContent>
                <w:p w:rsidR="0042063C" w:rsidRDefault="00F74D9D">
                  <w:r>
                    <w:rPr>
                      <w:rFonts w:ascii="Roboto Regular" w:eastAsia="Roboto Regular" w:hAnsi="Roboto Regular" w:cs="Roboto Regular"/>
                      <w:color w:val="000000"/>
                    </w:rPr>
                    <w:t>Yes</w:t>
                  </w:r>
                </w:p>
              </w:txbxContent>
            </v:textbox>
          </v:rect>
        </w:pict>
      </w:r>
      <w:r w:rsidR="00254DAD" w:rsidRPr="00254DAD">
        <w:rPr>
          <w:sz w:val="26"/>
          <w:szCs w:val="22"/>
        </w:rPr>
        <w:pict>
          <v:line id="_x0000_s1067" style="position:absolute;rotation:180;flip:x y;z-index:251646976;mso-position-horizontal-relative:char" from="234.2pt,630.6pt" to="234.95pt,656.1pt" strokecolor="#143b7f">
            <v:stroke endarrow="open"/>
          </v:line>
        </w:pict>
      </w:r>
      <w:r w:rsidR="00254DAD" w:rsidRPr="00254DAD">
        <w:rPr>
          <w:sz w:val="26"/>
          <w:szCs w:val="22"/>
        </w:rPr>
        <w:pict>
          <v:line id="_x0000_s1066" style="position:absolute;rotation:180;flip:x y;z-index:251648000;mso-position-horizontal-relative:char" from="238.7pt,539.65pt" to="240.2pt,568.15pt" strokecolor="#143b7f" strokeweight="1.5pt">
            <v:stroke endarrow="open"/>
          </v:line>
        </w:pict>
      </w:r>
      <w:r w:rsidR="00254DAD" w:rsidRPr="00254DAD">
        <w:rPr>
          <w:sz w:val="26"/>
          <w:szCs w:val="22"/>
        </w:rPr>
        <w:pict>
          <v:line id="_x0000_s1065" style="position:absolute;rotation:180;flip:x y;z-index:251649024;mso-position-horizontal-relative:char" from="238.7pt,439.15pt" to="240.2pt,472.15pt" strokecolor="#143b7f" strokeweight="1.5pt">
            <v:stroke endarrow="open"/>
          </v:line>
        </w:pict>
      </w:r>
      <w:r w:rsidR="00254DAD" w:rsidRPr="00254DAD">
        <w:rPr>
          <w:sz w:val="26"/>
          <w:szCs w:val="22"/>
        </w:rPr>
        <w:pict>
          <v:line id="_x0000_s1064" style="position:absolute;rotation:180;flip:x y;z-index:251650048;mso-position-horizontal-relative:char" from="227.45pt,354.4pt" to="228.2pt,370.15pt" strokecolor="#143b7f" strokeweight="1.5pt">
            <v:stroke endarrow="open"/>
          </v:line>
        </w:pict>
      </w:r>
      <w:r w:rsidR="00254DAD" w:rsidRPr="00254DAD">
        <w:rPr>
          <w:sz w:val="26"/>
          <w:szCs w:val="22"/>
        </w:rPr>
        <w:pict>
          <v:line id="_x0000_s1063" style="position:absolute;rotation:180;flip:x y;z-index:251651072;mso-position-horizontal-relative:char" from="225.2pt,262.7pt" to="225.95pt,285.95pt" strokecolor="#143b7f" strokeweight="1.5pt">
            <v:stroke endarrow="open"/>
          </v:line>
        </w:pict>
      </w:r>
      <w:r w:rsidR="00254DAD" w:rsidRPr="00254DAD">
        <w:rPr>
          <w:sz w:val="26"/>
          <w:szCs w:val="22"/>
        </w:rPr>
        <w:pict>
          <v:line id="_x0000_s1062" style="position:absolute;rotation:180;flip:x y;z-index:251652096;mso-position-horizontal-relative:char" from="219.2pt,163.7pt" to="219.95pt,184.7pt" strokecolor="#143b7f" strokeweight="1.5pt">
            <v:stroke endarrow="open"/>
          </v:line>
        </w:pict>
      </w:r>
      <w:r w:rsidR="00254DAD" w:rsidRPr="00254DAD">
        <w:rPr>
          <w:sz w:val="26"/>
          <w:szCs w:val="22"/>
        </w:rPr>
        <w:pict>
          <v:line id="_x0000_s1061" style="position:absolute;rotation:180;flip:x y;z-index:251653120;mso-position-horizontal-relative:char" from="217.7pt,62.65pt" to="218.45pt,84.4pt" strokecolor="#143b7f" strokeweight="1.5pt">
            <v:stroke endarrow="open"/>
          </v:line>
        </w:pict>
      </w:r>
      <w:r w:rsidR="00254DAD" w:rsidRPr="00254DAD">
        <w:rPr>
          <w:sz w:val="26"/>
          <w:szCs w:val="22"/>
        </w:rPr>
        <w:pict>
          <v:oval id="_x0000_s1060" style="position:absolute;margin-left:183.95pt;margin-top:766.35pt;width:110.25pt;height:35.25pt;z-index:251654144;mso-position-horizontal-relative:char;v-text-anchor:middle" fillcolor="#447de2" strokecolor="#143b7f">
            <v:textbox>
              <w:txbxContent>
                <w:p w:rsidR="0042063C" w:rsidRDefault="0042063C">
                  <w:pPr>
                    <w:jc w:val="center"/>
                  </w:pPr>
                </w:p>
              </w:txbxContent>
            </v:textbox>
          </v:oval>
        </w:pict>
      </w:r>
      <w:r w:rsidR="00254DAD" w:rsidRPr="00254DAD">
        <w:rPr>
          <w:sz w:val="26"/>
          <w:szCs w:val="22"/>
        </w:rPr>
        <w:pict>
          <v:oval id="_x0000_s1059" style="position:absolute;margin-left:198.95pt;margin-top:749.65pt;width:94.5pt;height:41.25pt;z-index:251655168;mso-position-horizontal-relative:char;v-text-anchor:middle" fillcolor="#447de2" strokecolor="#143b7f">
            <v:textbox>
              <w:txbxContent>
                <w:p w:rsidR="0042063C" w:rsidRDefault="0042063C">
                  <w:pPr>
                    <w:jc w:val="center"/>
                  </w:pPr>
                </w:p>
              </w:txbxContent>
            </v:textbox>
          </v:oval>
        </w:pict>
      </w:r>
      <w:r w:rsidR="00254DAD" w:rsidRPr="00254DAD">
        <w:rPr>
          <w:sz w:val="26"/>
          <w:szCs w:val="22"/>
        </w:rPr>
        <w:pict>
          <v:oval id="_x0000_s1058" style="position:absolute;margin-left:189.2pt;margin-top:659.1pt;width:95.25pt;height:38.25pt;z-index:251656192;mso-position-horizontal-relative:char;v-text-anchor:middle" fillcolor="#447de2" strokecolor="#143b7f">
            <v:textbox>
              <w:txbxContent>
                <w:p w:rsidR="0042063C" w:rsidRDefault="0042063C">
                  <w:pPr>
                    <w:jc w:val="center"/>
                  </w:pPr>
                </w:p>
              </w:txbxContent>
            </v:textbox>
          </v:oval>
        </w:pict>
      </w:r>
      <w:r w:rsidR="00254DAD" w:rsidRPr="00254DAD">
        <w:rPr>
          <w:sz w:val="26"/>
          <w:szCs w:val="22"/>
        </w:rPr>
        <w:pict>
          <v:line id="_x0000_s1057" style="position:absolute;rotation:180;z-index:251657216;mso-position-horizontal-relative:char" from="312.2pt,420.4pt" to="414.2pt,489.2pt" strokecolor="#143b7f" strokeweight="3pt">
            <v:stroke endarrow="open"/>
          </v:line>
        </w:pict>
      </w:r>
      <w:r w:rsidR="00254DAD" w:rsidRPr="00254DAD">
        <w:rPr>
          <w:sz w:val="26"/>
          <w:szCs w:val="22"/>
        </w:rPr>
        <w:pict>
          <v:rect id="_x0000_s1056" style="position:absolute;margin-left:365.45pt;margin-top:425.1pt;width:.75pt;height:.75pt;z-index:251658240;mso-position-horizontal-relative:char">
            <v:stroke dashstyle="dash"/>
            <v:textbox>
              <w:txbxContent>
                <w:p w:rsidR="0042063C" w:rsidRDefault="0042063C"/>
              </w:txbxContent>
            </v:textbox>
          </v:rect>
        </w:pict>
      </w:r>
      <w:r w:rsidR="00254DAD" w:rsidRPr="00254DAD">
        <w:rPr>
          <w:sz w:val="26"/>
          <w:szCs w:val="22"/>
        </w:rPr>
        <w:pict>
          <v:line id="_x0000_s1055" style="position:absolute;rotation:180;flip:y;z-index:251659264;mso-position-horizontal-relative:char" from="290.45pt,573.6pt" to="394.7pt,623.1pt" strokecolor="#143b7f" strokeweight="3pt">
            <v:stroke endarrow="open"/>
          </v:line>
        </w:pict>
      </w:r>
      <w:r w:rsidR="00254DAD" w:rsidRPr="00254DAD">
        <w:rPr>
          <w:sz w:val="26"/>
          <w:szCs w:val="22"/>
        </w:rPr>
        <w:pict>
          <v:line id="_x0000_s1054" style="position:absolute;rotation:180;flip:x y;z-index:251660288;mso-position-horizontal-relative:char" from="298.7pt,508.7pt" to="372.95pt,511.7pt" strokecolor="#143b7f" strokeweight="3pt">
            <v:stroke endarrow="open"/>
          </v:line>
        </w:pict>
      </w:r>
      <w:r w:rsidR="00254DAD" w:rsidRPr="00254DAD">
        <w:rPr>
          <w:sz w:val="26"/>
          <w:szCs w:val="22"/>
        </w:rPr>
        <w:pict>
          <v:shapetype id="_x0000_t4" coordsize="21600,21600" o:spt="4" path="m10800,l,10800,10800,21600,21600,10800xe">
            <v:stroke joinstyle="miter"/>
            <v:path gradientshapeok="t" o:connecttype="rect" textboxrect="5400,5400,16200,16200"/>
          </v:shapetype>
          <v:shape id="_x0000_s1053" type="#_x0000_t4" style="position:absolute;margin-left:367.7pt;margin-top:471.2pt;width:123.75pt;height:131.45pt;z-index:251661312;mso-position-horizontal-relative:char;v-text-anchor:middle" fillcolor="#447de2" strokecolor="#143b7f">
            <v:textbox>
              <w:txbxContent>
                <w:p w:rsidR="0042063C" w:rsidRDefault="00F74D9D">
                  <w:pPr>
                    <w:jc w:val="center"/>
                  </w:pPr>
                  <w:r>
                    <w:rPr>
                      <w:rFonts w:ascii="Roboto Regular" w:eastAsia="Roboto Regular" w:hAnsi="Roboto Regular" w:cs="Roboto Regular"/>
                      <w:color w:val="000000"/>
                    </w:rPr>
                    <w:t>More</w:t>
                  </w:r>
                  <w:r w:rsidR="00F17FB4">
                    <w:rPr>
                      <w:rFonts w:ascii="Roboto Regular" w:eastAsia="Roboto Regular" w:hAnsi="Roboto Regular" w:cs="Roboto Regular"/>
                      <w:color w:val="000000"/>
                    </w:rPr>
                    <w:t xml:space="preserve"> training data?</w:t>
                  </w:r>
                </w:p>
              </w:txbxContent>
            </v:textbox>
          </v:shape>
        </w:pict>
      </w:r>
      <w:r w:rsidR="00254DAD" w:rsidRPr="00254DAD">
        <w:rPr>
          <w:sz w:val="26"/>
          <w:szCs w:val="22"/>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2" type="#_x0000_t176" style="position:absolute;margin-left:184.7pt;margin-top:570.75pt;width:102pt;height:64.1pt;z-index:251662336;mso-position-horizontal-relative:char;v-text-anchor:middle" fillcolor="#447de2" strokecolor="#143b7f">
            <v:textbox>
              <w:txbxContent>
                <w:p w:rsidR="0042063C" w:rsidRDefault="00C8163C">
                  <w:pPr>
                    <w:jc w:val="center"/>
                  </w:pPr>
                  <w:r>
                    <w:rPr>
                      <w:rFonts w:ascii="Roboto Regular" w:eastAsia="Roboto Regular" w:hAnsi="Roboto Regular" w:cs="Roboto Regular"/>
                      <w:color w:val="000000"/>
                    </w:rPr>
                    <w:t>Save</w:t>
                  </w:r>
                  <w:r w:rsidR="00F17FB4">
                    <w:rPr>
                      <w:rFonts w:ascii="Roboto Regular" w:eastAsia="Roboto Regular" w:hAnsi="Roboto Regular" w:cs="Roboto Regular"/>
                      <w:color w:val="000000"/>
                    </w:rPr>
                    <w:t xml:space="preserve"> the model</w:t>
                  </w:r>
                </w:p>
              </w:txbxContent>
            </v:textbox>
          </v:shape>
        </w:pict>
      </w:r>
      <w:r w:rsidR="00254DAD" w:rsidRPr="00254DAD">
        <w:rPr>
          <w:sz w:val="26"/>
          <w:szCs w:val="22"/>
        </w:rPr>
        <w:pict>
          <v:rect id="_x0000_s1051" style="position:absolute;margin-left:183.95pt;margin-top:474.75pt;width:110.25pt;height:62.8pt;z-index:251663360;mso-position-horizontal-relative:char;v-text-anchor:middle" fillcolor="#447de2" strokecolor="#143b7f">
            <v:textbox>
              <w:txbxContent>
                <w:p w:rsidR="0042063C" w:rsidRDefault="00C8163C">
                  <w:pPr>
                    <w:jc w:val="center"/>
                  </w:pPr>
                  <w:r>
                    <w:rPr>
                      <w:rFonts w:ascii="Roboto Regular" w:eastAsia="Roboto Regular" w:hAnsi="Roboto Regular" w:cs="Roboto Regular"/>
                      <w:color w:val="000000"/>
                    </w:rPr>
                    <w:t>Train</w:t>
                  </w:r>
                  <w:r w:rsidR="00F17FB4">
                    <w:rPr>
                      <w:rFonts w:ascii="Roboto Regular" w:eastAsia="Roboto Regular" w:hAnsi="Roboto Regular" w:cs="Roboto Regular"/>
                      <w:color w:val="000000"/>
                    </w:rPr>
                    <w:t xml:space="preserve"> the mode</w:t>
                  </w:r>
                </w:p>
              </w:txbxContent>
            </v:textbox>
          </v:rect>
        </w:pict>
      </w:r>
      <w:r w:rsidR="00254DAD" w:rsidRPr="00254DAD">
        <w:rPr>
          <w:sz w:val="26"/>
          <w:szCs w:val="22"/>
        </w:rPr>
        <w:pict>
          <v:rect id="_x0000_s1050" style="position:absolute;margin-left:169.7pt;margin-top:377.1pt;width:138.75pt;height:62.05pt;z-index:251664384;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Fetch data from dataset</w:t>
                  </w:r>
                </w:p>
              </w:txbxContent>
            </v:textbox>
          </v:rect>
        </w:pict>
      </w:r>
      <w:r w:rsidR="00254DAD" w:rsidRPr="00254DAD">
        <w:rPr>
          <w:sz w:val="26"/>
          <w:szCs w:val="22"/>
        </w:rPr>
        <w:pict>
          <v:shape id="_x0000_s1049" type="#_x0000_t176" style="position:absolute;margin-left:168.2pt;margin-top:290.25pt;width:123.75pt;height:63.75pt;z-index:251665408;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Enter field to be predicted</w:t>
                  </w:r>
                </w:p>
              </w:txbxContent>
            </v:textbox>
          </v:shape>
        </w:pict>
      </w:r>
      <w:r w:rsidR="00254DAD" w:rsidRPr="00254DAD">
        <w:rPr>
          <w:sz w:val="26"/>
          <w:szCs w:val="22"/>
        </w:rPr>
        <w:pict>
          <v:shape id="_x0000_s1048" type="#_x0000_t176" style="position:absolute;margin-left:171.95pt;margin-top:188.85pt;width:106.5pt;height:72.4pt;z-index:251666432;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Auto AI Experiment</w:t>
                  </w:r>
                </w:p>
              </w:txbxContent>
            </v:textbox>
          </v:shape>
        </w:pict>
      </w:r>
      <w:r w:rsidR="00254DAD" w:rsidRPr="00254DAD">
        <w:rPr>
          <w:sz w:val="26"/>
          <w:szCs w:val="22"/>
        </w:rPr>
        <w:pict>
          <v:rect id="_x0000_s1047" style="position:absolute;margin-left:177.95pt;margin-top:89.45pt;width:93.75pt;height:68.25pt;z-index:251667456;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Import Dataset</w:t>
                  </w:r>
                </w:p>
              </w:txbxContent>
            </v:textbox>
          </v:rect>
        </w:pict>
      </w:r>
      <w:r w:rsidR="00254DAD" w:rsidRPr="00254DAD">
        <w:rPr>
          <w:sz w:val="26"/>
          <w:szCs w:val="22"/>
        </w:rPr>
        <w:pict>
          <v:oval id="_x0000_s1046" style="position:absolute;margin-left:151.7pt;margin-top:15.2pt;width:138pt;height:45pt;z-index:251668480;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Start</w:t>
                  </w:r>
                </w:p>
              </w:txbxContent>
            </v:textbox>
          </v:oval>
        </w:pict>
      </w:r>
      <w:r w:rsidR="00C12193">
        <w:rPr>
          <w:sz w:val="26"/>
          <w:szCs w:val="22"/>
        </w:rPr>
        <w:t xml:space="preserve">4. </w:t>
      </w:r>
      <w:r w:rsidRPr="00C12193">
        <w:rPr>
          <w:rFonts w:eastAsia="Roboto Regular" w:cs="Roboto Regular"/>
          <w:color w:val="E8A600"/>
          <w:sz w:val="30"/>
          <w:szCs w:val="22"/>
        </w:rPr>
        <w:t>FLOW CHART</w:t>
      </w:r>
    </w:p>
    <w:p w:rsidR="0042063C" w:rsidRPr="00C12193" w:rsidRDefault="00F17FB4">
      <w:pPr>
        <w:rPr>
          <w:rFonts w:eastAsia="Roboto Regular" w:cs="Roboto Regular"/>
          <w:color w:val="000000"/>
          <w:sz w:val="26"/>
          <w:szCs w:val="22"/>
        </w:rPr>
      </w:pPr>
      <w:r w:rsidRPr="00C12193">
        <w:rPr>
          <w:sz w:val="26"/>
          <w:szCs w:val="22"/>
        </w:rPr>
        <w:br w:type="page"/>
      </w:r>
    </w:p>
    <w:p w:rsidR="0042063C" w:rsidRPr="007353C9" w:rsidRDefault="008C5BB2">
      <w:pPr>
        <w:rPr>
          <w:sz w:val="26"/>
          <w:szCs w:val="22"/>
        </w:rPr>
      </w:pPr>
      <w:r w:rsidRPr="00254DAD">
        <w:rPr>
          <w:sz w:val="26"/>
          <w:szCs w:val="22"/>
        </w:rPr>
        <w:lastRenderedPageBreak/>
        <w:pict>
          <v:oval id="_x0000_s1027" style="position:absolute;margin-left:174.3pt;margin-top:-20.95pt;width:101.25pt;height:42.75pt;z-index:251687936;mso-position-horizontal-relative:char;v-text-anchor:middle" fillcolor="#447de2" strokecolor="#143b7f">
            <v:textbox>
              <w:txbxContent>
                <w:p w:rsidR="0042063C" w:rsidRDefault="0042063C">
                  <w:pPr>
                    <w:jc w:val="center"/>
                  </w:pPr>
                </w:p>
              </w:txbxContent>
            </v:textbox>
          </v:oval>
        </w:pict>
      </w:r>
      <w:r w:rsidRPr="00254DAD">
        <w:rPr>
          <w:sz w:val="26"/>
          <w:szCs w:val="22"/>
        </w:rPr>
        <w:pict>
          <v:line id="_x0000_s1035" style="position:absolute;rotation:180;flip:x y;z-index:251679744;mso-position-horizontal-relative:char" from="227.4pt,27.45pt" to="228.15pt,55.2pt" strokecolor="#143b7f" strokeweight="3pt">
            <v:stroke endarrow="open"/>
          </v:line>
        </w:pict>
      </w:r>
      <w:r w:rsidR="00254DAD" w:rsidRPr="00254DAD">
        <w:rPr>
          <w:sz w:val="26"/>
          <w:szCs w:val="22"/>
        </w:rPr>
        <w:pict>
          <v:line id="_x0000_s1043" style="position:absolute;rotation:180;flip:x y;z-index:251671552;mso-position-horizontal-relative:char" from="301.8pt,411.6pt" to="353.9pt,411.6pt" strokecolor="#143b7f" strokeweight="1.5pt">
            <v:stroke endarrow="open"/>
          </v:line>
        </w:pict>
      </w:r>
      <w:r w:rsidR="00254DAD" w:rsidRPr="00254DAD">
        <w:rPr>
          <w:sz w:val="26"/>
          <w:szCs w:val="22"/>
        </w:rPr>
        <w:pict>
          <v:line id="_x0000_s1042" style="position:absolute;rotation:180;flip:y;z-index:251672576;mso-position-horizontal-relative:char" from="291pt,448.05pt" to="387.7pt,490.8pt" strokecolor="#143b7f" strokeweight="1.5pt">
            <v:stroke endarrow="open"/>
          </v:line>
        </w:pict>
      </w:r>
      <w:r w:rsidR="00254DAD" w:rsidRPr="00254DAD">
        <w:rPr>
          <w:sz w:val="26"/>
          <w:szCs w:val="22"/>
        </w:rPr>
        <w:pict>
          <v:rect id="_x0000_s1045" style="position:absolute;margin-left:346.45pt;margin-top:474.3pt;width:41.25pt;height:31.1pt;z-index:251669504;mso-position-horizontal-relative:char">
            <v:stroke dashstyle="dash"/>
            <v:textbox>
              <w:txbxContent>
                <w:p w:rsidR="0042063C" w:rsidRDefault="00F17FB4">
                  <w:r>
                    <w:rPr>
                      <w:rFonts w:ascii="Roboto Regular" w:eastAsia="Roboto Regular" w:hAnsi="Roboto Regular" w:cs="Roboto Regular"/>
                      <w:color w:val="000000"/>
                    </w:rPr>
                    <w:t>No</w:t>
                  </w:r>
                </w:p>
              </w:txbxContent>
            </v:textbox>
          </v:rect>
        </w:pict>
      </w:r>
      <w:r w:rsidR="00254DAD" w:rsidRPr="00254DAD">
        <w:rPr>
          <w:sz w:val="26"/>
          <w:szCs w:val="22"/>
        </w:rPr>
        <w:pict>
          <v:rect id="_x0000_s1044" style="position:absolute;margin-left:329.9pt;margin-top:331pt;width:56.25pt;height:39pt;z-index:251670528;mso-position-horizontal-relative:char">
            <v:stroke dashstyle="dash"/>
            <v:textbox>
              <w:txbxContent>
                <w:p w:rsidR="0042063C" w:rsidRDefault="00F17FB4">
                  <w:r>
                    <w:rPr>
                      <w:rFonts w:ascii="Roboto Regular" w:eastAsia="Roboto Regular" w:hAnsi="Roboto Regular" w:cs="Roboto Regular"/>
                      <w:color w:val="000000"/>
                    </w:rPr>
                    <w:t>Yes</w:t>
                  </w:r>
                </w:p>
              </w:txbxContent>
            </v:textbox>
          </v:rect>
        </w:pict>
      </w:r>
      <w:r w:rsidR="00254DAD" w:rsidRPr="00254DAD">
        <w:rPr>
          <w:sz w:val="26"/>
          <w:szCs w:val="22"/>
        </w:rPr>
        <w:pict>
          <v:line id="_x0000_s1041" style="position:absolute;rotation:180;z-index:251673600;mso-position-horizontal-relative:char" from="301.8pt,331pt" to="387.7pt,389.7pt" strokecolor="#143b7f" strokeweight="1.5pt">
            <v:stroke endarrow="open"/>
          </v:line>
        </w:pict>
      </w:r>
      <w:r w:rsidR="00254DAD" w:rsidRPr="00254DAD">
        <w:rPr>
          <w:sz w:val="26"/>
          <w:szCs w:val="22"/>
        </w:rPr>
        <w:pict>
          <v:shape id="_x0000_s1033" type="#_x0000_t4" style="position:absolute;margin-left:362.35pt;margin-top:354pt;width:156pt;height:110.8pt;z-index:251681792;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WANT TO PREDICT MORE?</w:t>
                  </w:r>
                </w:p>
              </w:txbxContent>
            </v:textbox>
          </v:shape>
        </w:pict>
      </w:r>
      <w:r w:rsidR="00254DAD" w:rsidRPr="00254DAD">
        <w:rPr>
          <w:sz w:val="26"/>
          <w:szCs w:val="22"/>
        </w:rPr>
        <w:pict>
          <v:line id="_x0000_s1036" style="position:absolute;rotation:180;flip:x y;z-index:251678720;mso-position-horizontal-relative:char" from="237.25pt,107.7pt" to="238pt,130.95pt" strokecolor="#143b7f" strokeweight="3pt">
            <v:stroke endarrow="open"/>
          </v:line>
        </w:pict>
      </w:r>
      <w:r w:rsidR="00254DAD" w:rsidRPr="00254DAD">
        <w:rPr>
          <w:sz w:val="26"/>
          <w:szCs w:val="22"/>
        </w:rPr>
        <w:pict>
          <v:line id="_x0000_s1037" style="position:absolute;rotation:180;flip:x y;z-index:251677696;mso-position-horizontal-relative:char" from="235pt,196.45pt" to="235.75pt,215.95pt" strokecolor="#143b7f" strokeweight="3pt">
            <v:stroke endarrow="open"/>
          </v:line>
        </w:pict>
      </w:r>
      <w:r w:rsidR="00254DAD" w:rsidRPr="00254DAD">
        <w:rPr>
          <w:sz w:val="26"/>
          <w:szCs w:val="22"/>
        </w:rPr>
        <w:pict>
          <v:line id="_x0000_s1038" style="position:absolute;rotation:180;flip:y;z-index:251676672;mso-position-horizontal-relative:char" from="235.75pt,286.95pt" to="236.5pt,313.2pt" strokecolor="#143b7f" strokeweight="3pt">
            <v:stroke endarrow="open"/>
          </v:line>
        </w:pict>
      </w:r>
      <w:r w:rsidR="00254DAD" w:rsidRPr="00254DAD">
        <w:rPr>
          <w:sz w:val="26"/>
          <w:szCs w:val="22"/>
        </w:rPr>
        <w:pict>
          <v:line id="_x0000_s1039" style="position:absolute;rotation:180;flip:x y;z-index:251675648;mso-position-horizontal-relative:char" from="237.25pt,371.55pt" to="238pt,400.8pt" strokecolor="#143b7f" strokeweight="3pt">
            <v:stroke endarrow="open"/>
          </v:line>
        </w:pict>
      </w:r>
      <w:r w:rsidR="00254DAD" w:rsidRPr="00254DAD">
        <w:rPr>
          <w:sz w:val="26"/>
          <w:szCs w:val="22"/>
        </w:rPr>
        <w:pict>
          <v:oval id="_x0000_s1034" style="position:absolute;margin-left:188.6pt;margin-top:481.2pt;width:95.25pt;height:30pt;z-index:251680768;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End</w:t>
                  </w:r>
                </w:p>
              </w:txbxContent>
            </v:textbox>
          </v:oval>
        </w:pict>
      </w:r>
      <w:r w:rsidR="00254DAD" w:rsidRPr="00254DAD">
        <w:rPr>
          <w:sz w:val="26"/>
          <w:szCs w:val="22"/>
        </w:rPr>
        <w:pict>
          <v:line id="_x0000_s1040" style="position:absolute;rotation:180;flip:x y;z-index:251674624;mso-position-horizontal-relative:char" from="236.5pt,448.05pt" to="237.25pt,474.3pt" strokecolor="#143b7f" strokeweight="3pt">
            <v:stroke endarrow="open"/>
          </v:line>
        </w:pict>
      </w:r>
      <w:r w:rsidR="00254DAD" w:rsidRPr="00254DAD">
        <w:rPr>
          <w:sz w:val="26"/>
          <w:szCs w:val="22"/>
        </w:rPr>
        <w:pict>
          <v:shape id="_x0000_s1032" type="#_x0000_t176" style="position:absolute;margin-left:188.6pt;margin-top:400.8pt;width:108.75pt;height:47.25pt;z-index:251682816;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Predicted Value</w:t>
                  </w:r>
                </w:p>
              </w:txbxContent>
            </v:textbox>
          </v:shape>
        </w:pict>
      </w:r>
      <w:r w:rsidR="00254DAD" w:rsidRPr="00254DAD">
        <w:rPr>
          <w:sz w:val="26"/>
          <w:szCs w:val="22"/>
        </w:rPr>
        <w:pict>
          <v:shape id="_x0000_s1031" type="#_x0000_t176" style="position:absolute;margin-left:190.85pt;margin-top:313.2pt;width:107.25pt;height:54pt;z-index:251683840;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Enter the field in the Form</w:t>
                  </w:r>
                </w:p>
              </w:txbxContent>
            </v:textbox>
          </v:shape>
        </w:pict>
      </w:r>
      <w:r w:rsidR="00254DAD" w:rsidRPr="00254DAD">
        <w:rPr>
          <w:sz w:val="26"/>
          <w:szCs w:val="22"/>
        </w:rPr>
        <w:pict>
          <v:shape id="_x0000_s1030" type="#_x0000_t176" style="position:absolute;margin-left:188.6pt;margin-top:224.4pt;width:109.5pt;height:56.25pt;z-index:251684864;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 xml:space="preserve">Deploy the app UI </w:t>
                  </w:r>
                </w:p>
              </w:txbxContent>
            </v:textbox>
          </v:shape>
        </w:pict>
      </w:r>
      <w:r w:rsidR="00254DAD" w:rsidRPr="00254DAD">
        <w:rPr>
          <w:sz w:val="26"/>
          <w:szCs w:val="22"/>
        </w:rPr>
        <w:pict>
          <v:shape id="_x0000_s1029" type="#_x0000_t176" style="position:absolute;margin-left:174.3pt;margin-top:141.6pt;width:127.5pt;height:48pt;z-index:251685888;mso-position-horizontal-relative:char;v-text-anchor:middle" fillcolor="#447de2" strokecolor="#143b7f">
            <v:textbox>
              <w:txbxContent>
                <w:p w:rsidR="0042063C" w:rsidRDefault="00C8163C">
                  <w:pPr>
                    <w:jc w:val="center"/>
                  </w:pPr>
                  <w:r>
                    <w:rPr>
                      <w:rFonts w:ascii="Roboto Regular" w:eastAsia="Roboto Regular" w:hAnsi="Roboto Regular" w:cs="Roboto Regular"/>
                      <w:color w:val="000000"/>
                    </w:rPr>
                    <w:t>Create</w:t>
                  </w:r>
                  <w:r w:rsidR="00F17FB4">
                    <w:rPr>
                      <w:rFonts w:ascii="Roboto Regular" w:eastAsia="Roboto Regular" w:hAnsi="Roboto Regular" w:cs="Roboto Regular"/>
                      <w:color w:val="000000"/>
                    </w:rPr>
                    <w:t xml:space="preserve"> Node RED app flow</w:t>
                  </w:r>
                </w:p>
              </w:txbxContent>
            </v:textbox>
          </v:shape>
        </w:pict>
      </w:r>
      <w:r w:rsidR="00254DAD" w:rsidRPr="00254DAD">
        <w:rPr>
          <w:sz w:val="26"/>
          <w:szCs w:val="22"/>
        </w:rPr>
        <w:pict>
          <v:shape id="_x0000_s1028" type="#_x0000_t176" style="position:absolute;margin-left:160.1pt;margin-top:55.2pt;width:138pt;height:52.5pt;z-index:251686912;mso-position-horizontal-relative:char;v-text-anchor:middle" fillcolor="#447de2" strokecolor="#143b7f">
            <v:textbox>
              <w:txbxContent>
                <w:p w:rsidR="0042063C" w:rsidRDefault="00F17FB4">
                  <w:pPr>
                    <w:jc w:val="center"/>
                  </w:pPr>
                  <w:r>
                    <w:rPr>
                      <w:rFonts w:ascii="Roboto Regular" w:eastAsia="Roboto Regular" w:hAnsi="Roboto Regular" w:cs="Roboto Regular"/>
                      <w:color w:val="000000"/>
                    </w:rPr>
                    <w:t xml:space="preserve">Deploy a web service for a model </w:t>
                  </w:r>
                </w:p>
              </w:txbxContent>
            </v:textbox>
          </v:shape>
        </w:pict>
      </w:r>
      <w:r w:rsidR="00F17FB4" w:rsidRPr="00C12193">
        <w:rPr>
          <w:sz w:val="26"/>
          <w:szCs w:val="22"/>
        </w:rPr>
        <w:br w:type="page"/>
      </w:r>
      <w:r w:rsidRPr="00C00E06">
        <w:rPr>
          <w:color w:val="447DE2" w:themeColor="accent1"/>
          <w:sz w:val="34"/>
          <w:szCs w:val="30"/>
        </w:rPr>
        <w:lastRenderedPageBreak/>
        <w:t>5</w:t>
      </w:r>
      <w:r>
        <w:rPr>
          <w:color w:val="447DE2" w:themeColor="accent1"/>
          <w:sz w:val="34"/>
          <w:szCs w:val="30"/>
        </w:rPr>
        <w:t>.</w:t>
      </w:r>
      <w:r w:rsidRPr="00C00E06">
        <w:rPr>
          <w:rFonts w:eastAsia="Roboto Regular" w:cs="Roboto Regular"/>
          <w:color w:val="E8A600"/>
          <w:sz w:val="44"/>
          <w:szCs w:val="32"/>
        </w:rPr>
        <w:t xml:space="preserve"> Result</w:t>
      </w:r>
      <w:r w:rsidR="00F17FB4" w:rsidRPr="00C12193">
        <w:rPr>
          <w:rFonts w:eastAsia="Roboto Regular" w:cs="Roboto Regular"/>
          <w:color w:val="E8A600"/>
          <w:sz w:val="42"/>
          <w:szCs w:val="26"/>
        </w:rPr>
        <w:t>:-</w:t>
      </w:r>
    </w:p>
    <w:p w:rsidR="0042063C" w:rsidRPr="00C12193" w:rsidRDefault="00F17FB4">
      <w:pPr>
        <w:rPr>
          <w:rFonts w:eastAsia="Roboto Regular" w:cs="Roboto Regular"/>
          <w:color w:val="000000"/>
          <w:sz w:val="30"/>
          <w:szCs w:val="26"/>
        </w:rPr>
      </w:pPr>
      <w:r w:rsidRPr="00C12193">
        <w:rPr>
          <w:rFonts w:eastAsia="Roboto Regular" w:cs="Roboto Regular"/>
          <w:color w:val="000000"/>
          <w:sz w:val="30"/>
          <w:szCs w:val="26"/>
        </w:rPr>
        <w:t xml:space="preserve"> The model formed using auto AI services in IBM Watson studio can be used to </w:t>
      </w:r>
      <w:r w:rsidR="00F74D9D" w:rsidRPr="00C12193">
        <w:rPr>
          <w:rFonts w:eastAsia="Roboto Regular" w:cs="Roboto Regular"/>
          <w:color w:val="000000"/>
          <w:sz w:val="30"/>
          <w:szCs w:val="26"/>
        </w:rPr>
        <w:t>predict live</w:t>
      </w:r>
      <w:r w:rsidRPr="00C12193">
        <w:rPr>
          <w:rFonts w:eastAsia="Roboto Regular" w:cs="Roboto Regular"/>
          <w:color w:val="000000"/>
          <w:sz w:val="30"/>
          <w:szCs w:val="26"/>
        </w:rPr>
        <w:t xml:space="preserve"> active power of turbine. </w:t>
      </w:r>
      <w:r w:rsidR="00F74D9D" w:rsidRPr="00C12193">
        <w:rPr>
          <w:rFonts w:eastAsia="Roboto Regular" w:cs="Roboto Regular"/>
          <w:color w:val="000000"/>
          <w:sz w:val="30"/>
          <w:szCs w:val="26"/>
        </w:rPr>
        <w:t>It</w:t>
      </w:r>
      <w:r w:rsidRPr="00C12193">
        <w:rPr>
          <w:rFonts w:eastAsia="Roboto Regular" w:cs="Roboto Regular"/>
          <w:color w:val="000000"/>
          <w:sz w:val="30"/>
          <w:szCs w:val="26"/>
        </w:rPr>
        <w:t xml:space="preserve"> is based on theoretical power curve. The Node RED app gives </w:t>
      </w:r>
      <w:r w:rsidR="00F74D9D" w:rsidRPr="00C12193">
        <w:rPr>
          <w:rFonts w:eastAsia="Roboto Regular" w:cs="Roboto Regular"/>
          <w:color w:val="000000"/>
          <w:sz w:val="30"/>
          <w:szCs w:val="26"/>
        </w:rPr>
        <w:t>a</w:t>
      </w:r>
      <w:r w:rsidRPr="00C12193">
        <w:rPr>
          <w:rFonts w:eastAsia="Roboto Regular" w:cs="Roboto Regular"/>
          <w:color w:val="000000"/>
          <w:sz w:val="30"/>
          <w:szCs w:val="26"/>
        </w:rPr>
        <w:t xml:space="preserve"> User-Friendly interface to input the input the value and get prediction. </w:t>
      </w:r>
    </w:p>
    <w:p w:rsidR="0042063C" w:rsidRPr="00C12193" w:rsidRDefault="0042063C">
      <w:pPr>
        <w:rPr>
          <w:rFonts w:eastAsia="Roboto Regular" w:cs="Roboto Regular"/>
          <w:color w:val="000000"/>
          <w:sz w:val="30"/>
          <w:szCs w:val="26"/>
        </w:rPr>
      </w:pPr>
    </w:p>
    <w:p w:rsidR="0042063C" w:rsidRPr="00C12193" w:rsidRDefault="00C12193">
      <w:pPr>
        <w:rPr>
          <w:rFonts w:eastAsia="Roboto Regular" w:cs="Roboto Regular"/>
          <w:color w:val="000000"/>
          <w:sz w:val="30"/>
          <w:szCs w:val="26"/>
        </w:rPr>
      </w:pPr>
      <w:r>
        <w:rPr>
          <w:rFonts w:eastAsia="Roboto Regular" w:cs="Roboto Regular"/>
          <w:color w:val="E8A600"/>
          <w:sz w:val="42"/>
          <w:szCs w:val="26"/>
        </w:rPr>
        <w:t xml:space="preserve">6. </w:t>
      </w:r>
      <w:r w:rsidR="00F17FB4" w:rsidRPr="00C12193">
        <w:rPr>
          <w:rFonts w:eastAsia="Roboto Regular" w:cs="Roboto Regular"/>
          <w:color w:val="E8A600"/>
          <w:sz w:val="42"/>
          <w:szCs w:val="26"/>
        </w:rPr>
        <w:t>Conclusion</w:t>
      </w:r>
      <w:r w:rsidR="00F17FB4" w:rsidRPr="00C12193">
        <w:rPr>
          <w:rFonts w:eastAsia="Roboto Regular" w:cs="Roboto Regular"/>
          <w:color w:val="E8A600"/>
          <w:sz w:val="38"/>
          <w:szCs w:val="26"/>
        </w:rPr>
        <w:t>:-</w:t>
      </w:r>
    </w:p>
    <w:p w:rsidR="0042063C" w:rsidRDefault="00F17FB4">
      <w:pPr>
        <w:rPr>
          <w:rFonts w:eastAsia="Roboto Regular" w:cs="Roboto Regular"/>
          <w:color w:val="000000"/>
          <w:sz w:val="30"/>
          <w:szCs w:val="26"/>
        </w:rPr>
      </w:pPr>
      <w:r w:rsidRPr="00C12193">
        <w:rPr>
          <w:rFonts w:eastAsia="Roboto Regular" w:cs="Roboto Regular"/>
          <w:color w:val="000000"/>
          <w:sz w:val="30"/>
          <w:szCs w:val="26"/>
        </w:rPr>
        <w:t xml:space="preserve"> The model is deployed successfully and was used to build a web UI using Node RED </w:t>
      </w:r>
      <w:r w:rsidR="00F74D9D" w:rsidRPr="00C12193">
        <w:rPr>
          <w:rFonts w:eastAsia="Roboto Regular" w:cs="Roboto Regular"/>
          <w:color w:val="000000"/>
          <w:sz w:val="30"/>
          <w:szCs w:val="26"/>
        </w:rPr>
        <w:t>services. The</w:t>
      </w:r>
      <w:r w:rsidRPr="00C12193">
        <w:rPr>
          <w:rFonts w:eastAsia="Roboto Regular" w:cs="Roboto Regular"/>
          <w:color w:val="000000"/>
          <w:sz w:val="30"/>
          <w:szCs w:val="26"/>
        </w:rPr>
        <w:t xml:space="preserve"> model gave satisfactory results and the Web UI is working properly. </w:t>
      </w:r>
    </w:p>
    <w:p w:rsidR="007353C9" w:rsidRDefault="007353C9" w:rsidP="007353C9">
      <w:pPr>
        <w:rPr>
          <w:color w:val="447DE2" w:themeColor="accent1"/>
          <w:sz w:val="34"/>
          <w:szCs w:val="30"/>
        </w:rPr>
      </w:pPr>
    </w:p>
    <w:p w:rsidR="007353C9" w:rsidRPr="007353C9" w:rsidRDefault="008C5BB2" w:rsidP="007353C9">
      <w:pPr>
        <w:rPr>
          <w:rFonts w:eastAsia="Roboto Regular" w:cs="Roboto Regular"/>
          <w:color w:val="F47E2F" w:themeColor="accent5"/>
          <w:sz w:val="38"/>
          <w:szCs w:val="34"/>
        </w:rPr>
      </w:pPr>
      <w:r>
        <w:rPr>
          <w:rFonts w:eastAsia="Roboto Regular" w:cs="Roboto Regular"/>
          <w:color w:val="F47E2F" w:themeColor="accent5"/>
          <w:sz w:val="38"/>
          <w:szCs w:val="34"/>
        </w:rPr>
        <w:t>7.</w:t>
      </w:r>
      <w:r w:rsidRPr="007353C9">
        <w:rPr>
          <w:rFonts w:eastAsia="Roboto Regular" w:cs="Roboto Regular"/>
          <w:color w:val="F47E2F" w:themeColor="accent5"/>
          <w:sz w:val="38"/>
          <w:szCs w:val="34"/>
        </w:rPr>
        <w:t xml:space="preserve"> Advantage</w:t>
      </w:r>
    </w:p>
    <w:p w:rsidR="007353C9" w:rsidRDefault="007353C9" w:rsidP="007353C9">
      <w:pPr>
        <w:rPr>
          <w:rFonts w:eastAsia="Roboto Regular" w:cs="Roboto Regular"/>
          <w:color w:val="000000"/>
          <w:sz w:val="30"/>
          <w:szCs w:val="26"/>
        </w:rPr>
      </w:pPr>
    </w:p>
    <w:p w:rsidR="007353C9" w:rsidRPr="007353C9" w:rsidRDefault="007353C9">
      <w:pPr>
        <w:rPr>
          <w:rFonts w:ascii="Arial" w:hAnsi="Arial" w:cs="Arial"/>
          <w:color w:val="222222"/>
          <w:sz w:val="32"/>
          <w:szCs w:val="32"/>
          <w:shd w:val="clear" w:color="auto" w:fill="FFFFFF"/>
        </w:rPr>
      </w:pPr>
      <w:r w:rsidRPr="007353C9">
        <w:rPr>
          <w:rFonts w:ascii="Arial" w:hAnsi="Arial" w:cs="Arial"/>
          <w:color w:val="222222"/>
          <w:sz w:val="32"/>
          <w:szCs w:val="32"/>
          <w:shd w:val="clear" w:color="auto" w:fill="FFFFFF"/>
        </w:rPr>
        <w:t>Wind energy is available without any cost and it does not emit any greenhouse gases. This makes it a great source of energy production for any developing state. The field of wind energy has tremendous scope for innovation, translating to real world applications and tremendous economic opportunity.</w:t>
      </w:r>
    </w:p>
    <w:p w:rsidR="007353C9" w:rsidRDefault="007353C9">
      <w:pPr>
        <w:rPr>
          <w:rFonts w:eastAsia="Roboto Regular" w:cs="Roboto Regular"/>
          <w:color w:val="000000"/>
          <w:sz w:val="30"/>
          <w:szCs w:val="26"/>
        </w:rPr>
      </w:pPr>
    </w:p>
    <w:p w:rsidR="007353C9" w:rsidRDefault="008C5BB2" w:rsidP="007353C9">
      <w:pPr>
        <w:rPr>
          <w:rFonts w:ascii="Arial" w:hAnsi="Arial" w:cs="Arial"/>
          <w:color w:val="F47E2F" w:themeColor="accent5"/>
          <w:sz w:val="35"/>
          <w:szCs w:val="35"/>
          <w:shd w:val="clear" w:color="auto" w:fill="FFFFFF"/>
        </w:rPr>
      </w:pPr>
      <w:r>
        <w:rPr>
          <w:rFonts w:ascii="Arial" w:hAnsi="Arial" w:cs="Arial"/>
          <w:color w:val="F47E2F" w:themeColor="accent5"/>
          <w:sz w:val="35"/>
          <w:szCs w:val="35"/>
          <w:shd w:val="clear" w:color="auto" w:fill="FFFFFF"/>
        </w:rPr>
        <w:t>7..</w:t>
      </w:r>
      <w:r w:rsidRPr="007353C9">
        <w:rPr>
          <w:rFonts w:ascii="Arial" w:hAnsi="Arial" w:cs="Arial"/>
          <w:color w:val="F47E2F" w:themeColor="accent5"/>
          <w:sz w:val="35"/>
          <w:szCs w:val="35"/>
          <w:shd w:val="clear" w:color="auto" w:fill="FFFFFF"/>
        </w:rPr>
        <w:t>.Future</w:t>
      </w:r>
      <w:r w:rsidR="007353C9" w:rsidRPr="007353C9">
        <w:rPr>
          <w:rFonts w:ascii="Arial" w:hAnsi="Arial" w:cs="Arial"/>
          <w:color w:val="F47E2F" w:themeColor="accent5"/>
          <w:sz w:val="35"/>
          <w:szCs w:val="35"/>
          <w:shd w:val="clear" w:color="auto" w:fill="FFFFFF"/>
        </w:rPr>
        <w:t xml:space="preserve"> work</w:t>
      </w:r>
    </w:p>
    <w:p w:rsidR="007353C9" w:rsidRPr="007353C9" w:rsidRDefault="007353C9" w:rsidP="007353C9">
      <w:pPr>
        <w:ind w:left="720"/>
        <w:rPr>
          <w:rFonts w:ascii="Arial" w:hAnsi="Arial" w:cs="Arial"/>
          <w:color w:val="F47E2F" w:themeColor="accent5"/>
          <w:sz w:val="35"/>
          <w:szCs w:val="35"/>
          <w:shd w:val="clear" w:color="auto" w:fill="FFFFFF"/>
        </w:rPr>
      </w:pPr>
    </w:p>
    <w:p w:rsidR="007353C9" w:rsidRPr="00BE0A64" w:rsidRDefault="007353C9" w:rsidP="007353C9">
      <w:pPr>
        <w:rPr>
          <w:rFonts w:cs="Arial"/>
          <w:color w:val="202122"/>
          <w:sz w:val="33"/>
          <w:szCs w:val="32"/>
          <w:shd w:val="clear" w:color="auto" w:fill="FFFFFF"/>
        </w:rPr>
      </w:pPr>
      <w:r w:rsidRPr="007353C9">
        <w:rPr>
          <w:rFonts w:cs="Arial"/>
          <w:color w:val="202122"/>
          <w:sz w:val="33"/>
          <w:szCs w:val="32"/>
          <w:shd w:val="clear" w:color="auto" w:fill="FFFFFF"/>
        </w:rPr>
        <w:t>A wind power forecast corresponds to an estimate of the expected production of one or more </w:t>
      </w:r>
      <w:hyperlink r:id="rId7" w:tooltip="Wind turbine" w:history="1">
        <w:r w:rsidRPr="007353C9">
          <w:rPr>
            <w:rStyle w:val="Hyperlink"/>
            <w:rFonts w:cs="Arial"/>
            <w:color w:val="0B0080"/>
            <w:sz w:val="33"/>
            <w:szCs w:val="32"/>
            <w:shd w:val="clear" w:color="auto" w:fill="FFFFFF"/>
          </w:rPr>
          <w:t>wind turbines</w:t>
        </w:r>
      </w:hyperlink>
      <w:r w:rsidRPr="007353C9">
        <w:rPr>
          <w:rFonts w:cs="Arial"/>
          <w:color w:val="202122"/>
          <w:sz w:val="33"/>
          <w:szCs w:val="32"/>
          <w:shd w:val="clear" w:color="auto" w:fill="FFFFFF"/>
        </w:rPr>
        <w:t> (referred to as a </w:t>
      </w:r>
      <w:hyperlink r:id="rId8" w:tooltip="Wind farm" w:history="1">
        <w:r w:rsidRPr="007353C9">
          <w:rPr>
            <w:rStyle w:val="Hyperlink"/>
            <w:rFonts w:cs="Arial"/>
            <w:color w:val="0B0080"/>
            <w:sz w:val="33"/>
            <w:szCs w:val="32"/>
            <w:shd w:val="clear" w:color="auto" w:fill="FFFFFF"/>
          </w:rPr>
          <w:t>wind farm</w:t>
        </w:r>
      </w:hyperlink>
      <w:r w:rsidRPr="007353C9">
        <w:rPr>
          <w:rFonts w:cs="Arial"/>
          <w:color w:val="202122"/>
          <w:sz w:val="33"/>
          <w:szCs w:val="32"/>
          <w:shd w:val="clear" w:color="auto" w:fill="FFFFFF"/>
        </w:rPr>
        <w:t>) in the near future. By production is often meant available </w:t>
      </w:r>
      <w:hyperlink r:id="rId9" w:tooltip="Wind power" w:history="1">
        <w:r w:rsidRPr="007353C9">
          <w:rPr>
            <w:rStyle w:val="Hyperlink"/>
            <w:rFonts w:cs="Arial"/>
            <w:color w:val="0B0080"/>
            <w:sz w:val="33"/>
            <w:szCs w:val="32"/>
            <w:shd w:val="clear" w:color="auto" w:fill="FFFFFF"/>
          </w:rPr>
          <w:t>power</w:t>
        </w:r>
      </w:hyperlink>
      <w:r w:rsidRPr="007353C9">
        <w:rPr>
          <w:rFonts w:cs="Arial"/>
          <w:color w:val="202122"/>
          <w:sz w:val="33"/>
          <w:szCs w:val="32"/>
          <w:shd w:val="clear" w:color="auto" w:fill="FFFFFF"/>
        </w:rPr>
        <w:t xml:space="preserve"> for wind farm considered (with units kW or MW depending on the wind farm nominal capacity). Forecasts can also be expressed in terms of energy, by integrating power production over each time </w:t>
      </w:r>
      <w:r w:rsidR="008C5BB2" w:rsidRPr="007353C9">
        <w:rPr>
          <w:rFonts w:cs="Arial"/>
          <w:color w:val="202122"/>
          <w:sz w:val="33"/>
          <w:szCs w:val="32"/>
          <w:shd w:val="clear" w:color="auto" w:fill="FFFFFF"/>
        </w:rPr>
        <w:t>interval.</w:t>
      </w:r>
      <w:r w:rsidR="008C5BB2" w:rsidRPr="007353C9">
        <w:rPr>
          <w:color w:val="000000"/>
          <w:sz w:val="37"/>
          <w:szCs w:val="37"/>
        </w:rPr>
        <w:t xml:space="preserve"> The</w:t>
      </w:r>
      <w:r w:rsidRPr="007353C9">
        <w:rPr>
          <w:color w:val="000000"/>
          <w:sz w:val="37"/>
          <w:szCs w:val="37"/>
        </w:rPr>
        <w:t xml:space="preserve"> grouping of several wind turbines on the same site reduces the investment costs. However, it is important to make an optimal configuration</w:t>
      </w:r>
      <w:r w:rsidRPr="00BE0A64">
        <w:rPr>
          <w:color w:val="000000"/>
          <w:sz w:val="37"/>
          <w:szCs w:val="37"/>
        </w:rPr>
        <w:t xml:space="preserve"> of the turbines locations. For this wind farm </w:t>
      </w:r>
      <w:r w:rsidRPr="00BE0A64">
        <w:rPr>
          <w:color w:val="000000"/>
          <w:sz w:val="37"/>
          <w:szCs w:val="37"/>
        </w:rPr>
        <w:lastRenderedPageBreak/>
        <w:t>site, there will be</w:t>
      </w:r>
      <w:r>
        <w:rPr>
          <w:color w:val="000000"/>
          <w:sz w:val="37"/>
          <w:szCs w:val="37"/>
        </w:rPr>
        <w:t xml:space="preserve"> </w:t>
      </w:r>
      <w:r w:rsidRPr="00BE0A64">
        <w:rPr>
          <w:color w:val="000000"/>
          <w:sz w:val="37"/>
          <w:szCs w:val="37"/>
        </w:rPr>
        <w:t>certain directions for which other turbines affect the production of single wind turbine. A more detailed analysis of this dependence will be made in further work.</w:t>
      </w:r>
    </w:p>
    <w:p w:rsidR="0042063C" w:rsidRPr="00C12193" w:rsidRDefault="0042063C">
      <w:pPr>
        <w:rPr>
          <w:rFonts w:eastAsia="Roboto Regular" w:cs="Roboto Regular"/>
          <w:color w:val="000000"/>
          <w:sz w:val="30"/>
          <w:szCs w:val="26"/>
        </w:rPr>
      </w:pPr>
    </w:p>
    <w:p w:rsidR="0042063C" w:rsidRPr="00C12193" w:rsidRDefault="007353C9">
      <w:pPr>
        <w:rPr>
          <w:rFonts w:eastAsia="Roboto Regular" w:cs="Roboto Regular"/>
          <w:color w:val="000000"/>
          <w:sz w:val="30"/>
          <w:szCs w:val="26"/>
        </w:rPr>
      </w:pPr>
      <w:r>
        <w:rPr>
          <w:rFonts w:eastAsia="Roboto Regular" w:cs="Roboto Regular"/>
          <w:color w:val="E8A600"/>
          <w:sz w:val="42"/>
          <w:szCs w:val="26"/>
        </w:rPr>
        <w:t>8</w:t>
      </w:r>
      <w:r w:rsidR="00C12193">
        <w:rPr>
          <w:rFonts w:eastAsia="Roboto Regular" w:cs="Roboto Regular"/>
          <w:color w:val="E8A600"/>
          <w:sz w:val="42"/>
          <w:szCs w:val="26"/>
        </w:rPr>
        <w:t xml:space="preserve">. </w:t>
      </w:r>
      <w:r w:rsidR="00F17FB4" w:rsidRPr="00C12193">
        <w:rPr>
          <w:rFonts w:eastAsia="Roboto Regular" w:cs="Roboto Regular"/>
          <w:color w:val="E8A600"/>
          <w:sz w:val="42"/>
          <w:szCs w:val="26"/>
        </w:rPr>
        <w:t>Bibliography</w:t>
      </w:r>
      <w:r w:rsidR="00F17FB4" w:rsidRPr="00C12193">
        <w:rPr>
          <w:rFonts w:eastAsia="Roboto Regular" w:cs="Roboto Regular"/>
          <w:color w:val="E8A600"/>
          <w:sz w:val="38"/>
          <w:szCs w:val="26"/>
        </w:rPr>
        <w:t>/ References</w:t>
      </w:r>
      <w:r w:rsidR="00F17FB4" w:rsidRPr="00C12193">
        <w:rPr>
          <w:rFonts w:eastAsia="Roboto Regular" w:cs="Roboto Regular"/>
          <w:color w:val="000000"/>
          <w:sz w:val="30"/>
          <w:szCs w:val="26"/>
        </w:rPr>
        <w:t xml:space="preserve">: </w:t>
      </w:r>
    </w:p>
    <w:p w:rsidR="0042063C" w:rsidRPr="00C12193" w:rsidRDefault="0042063C">
      <w:pPr>
        <w:ind w:left="720"/>
        <w:rPr>
          <w:rFonts w:eastAsia="Roboto Regular" w:cs="Roboto Regular"/>
          <w:color w:val="000000"/>
          <w:sz w:val="30"/>
          <w:szCs w:val="26"/>
        </w:rPr>
      </w:pPr>
    </w:p>
    <w:p w:rsidR="0042063C" w:rsidRPr="00C12193" w:rsidRDefault="00F17FB4" w:rsidP="007353C9">
      <w:pPr>
        <w:rPr>
          <w:rFonts w:eastAsia="Roboto Regular" w:cs="Roboto Regular"/>
          <w:color w:val="000000"/>
          <w:sz w:val="30"/>
          <w:szCs w:val="26"/>
        </w:rPr>
      </w:pPr>
      <w:r w:rsidRPr="00C12193">
        <w:rPr>
          <w:rFonts w:eastAsia="Roboto Regular" w:cs="Roboto Regular"/>
          <w:color w:val="000000"/>
          <w:sz w:val="38"/>
          <w:szCs w:val="26"/>
        </w:rPr>
        <w:t>Source of Dataset</w:t>
      </w:r>
      <w:r w:rsidRPr="00C12193">
        <w:rPr>
          <w:rFonts w:eastAsia="Roboto Regular" w:cs="Roboto Regular"/>
          <w:color w:val="000000"/>
          <w:sz w:val="30"/>
          <w:szCs w:val="26"/>
        </w:rPr>
        <w:t>:</w:t>
      </w:r>
    </w:p>
    <w:p w:rsidR="0042063C" w:rsidRDefault="00BE0A64">
      <w:pPr>
        <w:ind w:left="720"/>
        <w:rPr>
          <w:rFonts w:eastAsia="Roboto Regular" w:cs="Roboto Regular"/>
          <w:color w:val="000000"/>
          <w:sz w:val="30"/>
          <w:szCs w:val="26"/>
        </w:rPr>
      </w:pPr>
      <w:hyperlink r:id="rId10" w:history="1">
        <w:r w:rsidRPr="00AC2FCC">
          <w:rPr>
            <w:rStyle w:val="Hyperlink"/>
            <w:rFonts w:eastAsia="Roboto Regular" w:cs="Roboto Regular"/>
            <w:sz w:val="30"/>
            <w:szCs w:val="26"/>
          </w:rPr>
          <w:t>https://www.kaggle.com/berkerisen/wind-turbine-scada-dataset</w:t>
        </w:r>
      </w:hyperlink>
    </w:p>
    <w:p w:rsidR="00BE0A64" w:rsidRDefault="00BE0A64">
      <w:pPr>
        <w:ind w:left="720"/>
        <w:rPr>
          <w:rFonts w:eastAsia="Roboto Regular" w:cs="Roboto Regular"/>
          <w:color w:val="000000"/>
          <w:sz w:val="30"/>
          <w:szCs w:val="26"/>
        </w:rPr>
      </w:pPr>
    </w:p>
    <w:p w:rsidR="00BE0A64" w:rsidRDefault="00BE0A64">
      <w:pPr>
        <w:ind w:left="720"/>
        <w:rPr>
          <w:rFonts w:eastAsia="Roboto Regular" w:cs="Roboto Regular"/>
          <w:color w:val="000000"/>
          <w:sz w:val="30"/>
          <w:szCs w:val="26"/>
        </w:rPr>
      </w:pPr>
    </w:p>
    <w:p w:rsidR="00BE0A64" w:rsidRDefault="00BE0A64" w:rsidP="00BE0A64">
      <w:pPr>
        <w:rPr>
          <w:rFonts w:eastAsia="Roboto Regular" w:cs="Roboto Regular"/>
          <w:color w:val="000000"/>
          <w:sz w:val="30"/>
          <w:szCs w:val="26"/>
        </w:rPr>
      </w:pPr>
    </w:p>
    <w:p w:rsidR="00BE0A64" w:rsidRPr="00BE0A64" w:rsidRDefault="00BE0A64">
      <w:pPr>
        <w:ind w:left="720"/>
        <w:rPr>
          <w:rFonts w:cs="Arial"/>
          <w:color w:val="222222"/>
          <w:sz w:val="37"/>
          <w:szCs w:val="36"/>
          <w:shd w:val="clear" w:color="auto" w:fill="FFFFFF"/>
        </w:rPr>
      </w:pPr>
    </w:p>
    <w:p w:rsidR="0042063C" w:rsidRPr="00C12193" w:rsidRDefault="00F17FB4">
      <w:pPr>
        <w:ind w:left="720"/>
        <w:rPr>
          <w:rFonts w:eastAsia="Roboto Regular" w:cs="Roboto Regular"/>
          <w:color w:val="000000"/>
          <w:sz w:val="26"/>
          <w:szCs w:val="22"/>
        </w:rPr>
      </w:pPr>
      <w:r w:rsidRPr="00C12193">
        <w:rPr>
          <w:sz w:val="26"/>
          <w:szCs w:val="22"/>
        </w:rPr>
        <w:br w:type="page"/>
      </w:r>
      <w:r w:rsidR="008C5BB2">
        <w:rPr>
          <w:color w:val="447DE2" w:themeColor="accent1"/>
          <w:sz w:val="30"/>
          <w:szCs w:val="26"/>
        </w:rPr>
        <w:lastRenderedPageBreak/>
        <w:t>9</w:t>
      </w:r>
      <w:r w:rsidR="00C00E06" w:rsidRPr="00C00E06">
        <w:rPr>
          <w:color w:val="447DE2" w:themeColor="accent1"/>
          <w:sz w:val="30"/>
          <w:szCs w:val="26"/>
        </w:rPr>
        <w:t>.</w:t>
      </w:r>
      <w:r w:rsidR="00C00E06" w:rsidRPr="00C00E06">
        <w:rPr>
          <w:sz w:val="30"/>
          <w:szCs w:val="26"/>
        </w:rPr>
        <w:t xml:space="preserve"> </w:t>
      </w:r>
      <w:r w:rsidRPr="00C12193">
        <w:rPr>
          <w:rFonts w:eastAsia="Roboto Regular" w:cs="Roboto Regular"/>
          <w:color w:val="E8A600"/>
          <w:sz w:val="34"/>
          <w:szCs w:val="22"/>
        </w:rPr>
        <w:t>APPENDIX</w:t>
      </w:r>
    </w:p>
    <w:p w:rsidR="0042063C" w:rsidRPr="00C12193" w:rsidRDefault="0042063C">
      <w:pPr>
        <w:ind w:left="720"/>
        <w:rPr>
          <w:rFonts w:eastAsia="Roboto Regular" w:cs="Roboto Regular"/>
          <w:color w:val="000000"/>
          <w:sz w:val="26"/>
          <w:szCs w:val="22"/>
        </w:rPr>
      </w:pPr>
    </w:p>
    <w:p w:rsidR="00C12193" w:rsidRDefault="00F17FB4" w:rsidP="00C12193">
      <w:pPr>
        <w:rPr>
          <w:rFonts w:eastAsia="Roboto Regular" w:cs="Roboto Regular"/>
          <w:color w:val="000000"/>
          <w:sz w:val="26"/>
          <w:szCs w:val="22"/>
        </w:rPr>
      </w:pPr>
      <w:r w:rsidRPr="00C12193">
        <w:rPr>
          <w:rFonts w:eastAsia="Roboto Regular" w:cs="Roboto Regular"/>
          <w:color w:val="000000"/>
          <w:sz w:val="26"/>
          <w:szCs w:val="22"/>
        </w:rPr>
        <w:t xml:space="preserve">       </w:t>
      </w:r>
      <w:r w:rsidRPr="00C12193">
        <w:rPr>
          <w:noProof/>
          <w:sz w:val="26"/>
          <w:szCs w:val="22"/>
        </w:rPr>
        <w:drawing>
          <wp:inline distT="0" distB="0" distL="0" distR="0">
            <wp:extent cx="6625590" cy="3398520"/>
            <wp:effectExtent l="19050" t="0" r="381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rcRect t="4907" b="3905"/>
                    <a:stretch>
                      <a:fillRect/>
                    </a:stretch>
                  </pic:blipFill>
                  <pic:spPr>
                    <a:xfrm>
                      <a:off x="0" y="0"/>
                      <a:ext cx="6625590" cy="3398520"/>
                    </a:xfrm>
                    <a:prstGeom prst="rect">
                      <a:avLst/>
                    </a:prstGeom>
                  </pic:spPr>
                </pic:pic>
              </a:graphicData>
            </a:graphic>
          </wp:inline>
        </w:drawing>
      </w:r>
      <w:r w:rsidRPr="00C12193">
        <w:rPr>
          <w:noProof/>
          <w:sz w:val="26"/>
          <w:szCs w:val="22"/>
        </w:rPr>
        <w:drawing>
          <wp:inline distT="0" distB="0" distL="0" distR="0">
            <wp:extent cx="6625590" cy="3278571"/>
            <wp:effectExtent l="19050" t="0" r="381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rcRect t="8163" b="4029"/>
                    <a:stretch>
                      <a:fillRect/>
                    </a:stretch>
                  </pic:blipFill>
                  <pic:spPr>
                    <a:xfrm>
                      <a:off x="0" y="0"/>
                      <a:ext cx="6625590" cy="3278571"/>
                    </a:xfrm>
                    <a:prstGeom prst="rect">
                      <a:avLst/>
                    </a:prstGeom>
                  </pic:spPr>
                </pic:pic>
              </a:graphicData>
            </a:graphic>
          </wp:inline>
        </w:drawing>
      </w:r>
      <w:commentRangeStart w:id="3"/>
      <w:commentRangeEnd w:id="3"/>
      <w:r w:rsidRPr="00C12193">
        <w:rPr>
          <w:sz w:val="26"/>
          <w:szCs w:val="22"/>
        </w:rPr>
        <w:lastRenderedPageBreak/>
        <w:commentReference w:id="3"/>
      </w:r>
      <w:r w:rsidRPr="00C12193">
        <w:rPr>
          <w:noProof/>
          <w:sz w:val="26"/>
          <w:szCs w:val="22"/>
        </w:rPr>
        <w:drawing>
          <wp:inline distT="0" distB="0" distL="0" distR="0">
            <wp:extent cx="6625590" cy="3446298"/>
            <wp:effectExtent l="19050" t="0" r="381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rcRect t="4082" b="3618"/>
                    <a:stretch>
                      <a:fillRect/>
                    </a:stretch>
                  </pic:blipFill>
                  <pic:spPr>
                    <a:xfrm>
                      <a:off x="0" y="0"/>
                      <a:ext cx="6625590" cy="3446298"/>
                    </a:xfrm>
                    <a:prstGeom prst="rect">
                      <a:avLst/>
                    </a:prstGeom>
                  </pic:spPr>
                </pic:pic>
              </a:graphicData>
            </a:graphic>
          </wp:inline>
        </w:drawing>
      </w:r>
      <w:r w:rsidRPr="00C12193">
        <w:rPr>
          <w:noProof/>
          <w:sz w:val="26"/>
          <w:szCs w:val="22"/>
        </w:rPr>
        <w:drawing>
          <wp:inline distT="0" distB="0" distL="0" distR="0">
            <wp:extent cx="6621780" cy="3276786"/>
            <wp:effectExtent l="19050" t="0" r="762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5"/>
                    <a:srcRect t="8571" b="3622"/>
                    <a:stretch>
                      <a:fillRect/>
                    </a:stretch>
                  </pic:blipFill>
                  <pic:spPr>
                    <a:xfrm>
                      <a:off x="0" y="0"/>
                      <a:ext cx="6621780" cy="3276786"/>
                    </a:xfrm>
                    <a:prstGeom prst="rect">
                      <a:avLst/>
                    </a:prstGeom>
                  </pic:spPr>
                </pic:pic>
              </a:graphicData>
            </a:graphic>
          </wp:inline>
        </w:drawing>
      </w:r>
      <w:r w:rsidRPr="00C12193">
        <w:rPr>
          <w:noProof/>
          <w:sz w:val="26"/>
          <w:szCs w:val="22"/>
        </w:rPr>
        <w:lastRenderedPageBreak/>
        <w:drawing>
          <wp:inline distT="0" distB="0" distL="0" distR="0">
            <wp:extent cx="6625590" cy="3141367"/>
            <wp:effectExtent l="19050" t="0" r="381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6"/>
                    <a:srcRect t="10204" b="5663"/>
                    <a:stretch>
                      <a:fillRect/>
                    </a:stretch>
                  </pic:blipFill>
                  <pic:spPr>
                    <a:xfrm>
                      <a:off x="0" y="0"/>
                      <a:ext cx="6625590" cy="3141367"/>
                    </a:xfrm>
                    <a:prstGeom prst="rect">
                      <a:avLst/>
                    </a:prstGeom>
                  </pic:spPr>
                </pic:pic>
              </a:graphicData>
            </a:graphic>
          </wp:inline>
        </w:drawing>
      </w:r>
      <w:r w:rsidRPr="00C12193">
        <w:rPr>
          <w:noProof/>
          <w:sz w:val="26"/>
          <w:szCs w:val="22"/>
        </w:rPr>
        <w:drawing>
          <wp:inline distT="0" distB="0" distL="0" distR="0">
            <wp:extent cx="6625590" cy="3232842"/>
            <wp:effectExtent l="19050" t="0" r="381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rcRect t="8571" b="4845"/>
                    <a:stretch>
                      <a:fillRect/>
                    </a:stretch>
                  </pic:blipFill>
                  <pic:spPr>
                    <a:xfrm>
                      <a:off x="0" y="0"/>
                      <a:ext cx="6625590" cy="3232842"/>
                    </a:xfrm>
                    <a:prstGeom prst="rect">
                      <a:avLst/>
                    </a:prstGeom>
                  </pic:spPr>
                </pic:pic>
              </a:graphicData>
            </a:graphic>
          </wp:inline>
        </w:drawing>
      </w:r>
      <w:r w:rsidRPr="00C12193">
        <w:rPr>
          <w:noProof/>
          <w:sz w:val="26"/>
          <w:szCs w:val="22"/>
        </w:rPr>
        <w:lastRenderedPageBreak/>
        <w:drawing>
          <wp:inline distT="0" distB="0" distL="0" distR="0">
            <wp:extent cx="6625590" cy="3217584"/>
            <wp:effectExtent l="1905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rcRect t="9388" b="4438"/>
                    <a:stretch>
                      <a:fillRect/>
                    </a:stretch>
                  </pic:blipFill>
                  <pic:spPr>
                    <a:xfrm>
                      <a:off x="0" y="0"/>
                      <a:ext cx="6625590" cy="3217584"/>
                    </a:xfrm>
                    <a:prstGeom prst="rect">
                      <a:avLst/>
                    </a:prstGeom>
                  </pic:spPr>
                </pic:pic>
              </a:graphicData>
            </a:graphic>
          </wp:inline>
        </w:drawing>
      </w:r>
      <w:r w:rsidRPr="00C12193">
        <w:rPr>
          <w:noProof/>
          <w:sz w:val="26"/>
          <w:szCs w:val="22"/>
        </w:rPr>
        <w:drawing>
          <wp:inline distT="0" distB="0" distL="0" distR="0">
            <wp:extent cx="6625590" cy="3232824"/>
            <wp:effectExtent l="1905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9"/>
                    <a:srcRect t="9388" b="4030"/>
                    <a:stretch>
                      <a:fillRect/>
                    </a:stretch>
                  </pic:blipFill>
                  <pic:spPr>
                    <a:xfrm>
                      <a:off x="0" y="0"/>
                      <a:ext cx="6625590" cy="3232824"/>
                    </a:xfrm>
                    <a:prstGeom prst="rect">
                      <a:avLst/>
                    </a:prstGeom>
                  </pic:spPr>
                </pic:pic>
              </a:graphicData>
            </a:graphic>
          </wp:inline>
        </w:drawing>
      </w:r>
      <w:r w:rsidRPr="00C12193">
        <w:rPr>
          <w:noProof/>
          <w:sz w:val="26"/>
          <w:szCs w:val="22"/>
        </w:rPr>
        <w:lastRenderedPageBreak/>
        <w:drawing>
          <wp:inline distT="0" distB="0" distL="0" distR="0">
            <wp:extent cx="6625590" cy="3217584"/>
            <wp:effectExtent l="19050" t="0" r="381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0"/>
                    <a:srcRect t="9388" b="4438"/>
                    <a:stretch>
                      <a:fillRect/>
                    </a:stretch>
                  </pic:blipFill>
                  <pic:spPr>
                    <a:xfrm>
                      <a:off x="0" y="0"/>
                      <a:ext cx="6625590" cy="3217584"/>
                    </a:xfrm>
                    <a:prstGeom prst="rect">
                      <a:avLst/>
                    </a:prstGeom>
                  </pic:spPr>
                </pic:pic>
              </a:graphicData>
            </a:graphic>
          </wp:inline>
        </w:drawing>
      </w:r>
      <w:r w:rsidRPr="00C12193">
        <w:rPr>
          <w:noProof/>
          <w:sz w:val="26"/>
          <w:szCs w:val="22"/>
        </w:rPr>
        <w:drawing>
          <wp:inline distT="0" distB="0" distL="0" distR="0">
            <wp:extent cx="6625590" cy="3278579"/>
            <wp:effectExtent l="19050" t="0" r="381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1"/>
                    <a:srcRect t="7755" b="4437"/>
                    <a:stretch>
                      <a:fillRect/>
                    </a:stretch>
                  </pic:blipFill>
                  <pic:spPr>
                    <a:xfrm>
                      <a:off x="0" y="0"/>
                      <a:ext cx="6625590" cy="3278579"/>
                    </a:xfrm>
                    <a:prstGeom prst="rect">
                      <a:avLst/>
                    </a:prstGeom>
                  </pic:spPr>
                </pic:pic>
              </a:graphicData>
            </a:graphic>
          </wp:inline>
        </w:drawing>
      </w:r>
      <w:r w:rsidRPr="00C12193">
        <w:rPr>
          <w:noProof/>
          <w:sz w:val="26"/>
          <w:szCs w:val="22"/>
        </w:rPr>
        <w:lastRenderedPageBreak/>
        <w:drawing>
          <wp:inline distT="0" distB="0" distL="0" distR="0">
            <wp:extent cx="6625590" cy="3187113"/>
            <wp:effectExtent l="19050" t="0" r="381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2"/>
                    <a:srcRect t="8980" b="5662"/>
                    <a:stretch>
                      <a:fillRect/>
                    </a:stretch>
                  </pic:blipFill>
                  <pic:spPr>
                    <a:xfrm>
                      <a:off x="0" y="0"/>
                      <a:ext cx="6625590" cy="3187113"/>
                    </a:xfrm>
                    <a:prstGeom prst="rect">
                      <a:avLst/>
                    </a:prstGeom>
                  </pic:spPr>
                </pic:pic>
              </a:graphicData>
            </a:graphic>
          </wp:inline>
        </w:drawing>
      </w:r>
      <w:r w:rsidRPr="00C12193">
        <w:rPr>
          <w:noProof/>
          <w:sz w:val="26"/>
          <w:szCs w:val="22"/>
        </w:rPr>
        <w:drawing>
          <wp:inline distT="0" distB="0" distL="0" distR="0">
            <wp:extent cx="6625590" cy="3248082"/>
            <wp:effectExtent l="19050" t="0" r="381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3"/>
                    <a:srcRect t="8571" b="4437"/>
                    <a:stretch>
                      <a:fillRect/>
                    </a:stretch>
                  </pic:blipFill>
                  <pic:spPr>
                    <a:xfrm>
                      <a:off x="0" y="0"/>
                      <a:ext cx="6625590" cy="3248082"/>
                    </a:xfrm>
                    <a:prstGeom prst="rect">
                      <a:avLst/>
                    </a:prstGeom>
                  </pic:spPr>
                </pic:pic>
              </a:graphicData>
            </a:graphic>
          </wp:inline>
        </w:drawing>
      </w:r>
      <w:r w:rsidRPr="00C12193">
        <w:rPr>
          <w:noProof/>
          <w:sz w:val="26"/>
          <w:szCs w:val="22"/>
        </w:rPr>
        <w:lastRenderedPageBreak/>
        <w:drawing>
          <wp:inline distT="0" distB="0" distL="0" distR="0">
            <wp:extent cx="6625590" cy="3187069"/>
            <wp:effectExtent l="19050" t="0" r="381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4"/>
                    <a:srcRect t="11020" b="3622"/>
                    <a:stretch>
                      <a:fillRect/>
                    </a:stretch>
                  </pic:blipFill>
                  <pic:spPr>
                    <a:xfrm>
                      <a:off x="0" y="0"/>
                      <a:ext cx="6625590" cy="3187069"/>
                    </a:xfrm>
                    <a:prstGeom prst="rect">
                      <a:avLst/>
                    </a:prstGeom>
                  </pic:spPr>
                </pic:pic>
              </a:graphicData>
            </a:graphic>
          </wp:inline>
        </w:drawing>
      </w:r>
      <w:r w:rsidRPr="00C12193">
        <w:rPr>
          <w:noProof/>
          <w:sz w:val="26"/>
          <w:szCs w:val="22"/>
        </w:rPr>
        <w:drawing>
          <wp:inline distT="0" distB="0" distL="0" distR="0">
            <wp:extent cx="6621780" cy="3215640"/>
            <wp:effectExtent l="19050" t="0" r="762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5"/>
                    <a:srcRect t="9391" b="4435"/>
                    <a:stretch>
                      <a:fillRect/>
                    </a:stretch>
                  </pic:blipFill>
                  <pic:spPr>
                    <a:xfrm>
                      <a:off x="0" y="0"/>
                      <a:ext cx="6621780" cy="3215640"/>
                    </a:xfrm>
                    <a:prstGeom prst="rect">
                      <a:avLst/>
                    </a:prstGeom>
                  </pic:spPr>
                </pic:pic>
              </a:graphicData>
            </a:graphic>
          </wp:inline>
        </w:drawing>
      </w:r>
      <w:r w:rsidR="00C12193" w:rsidRPr="00C12193">
        <w:rPr>
          <w:noProof/>
          <w:sz w:val="26"/>
          <w:szCs w:val="22"/>
        </w:rPr>
        <w:lastRenderedPageBreak/>
        <w:drawing>
          <wp:inline distT="0" distB="0" distL="0" distR="0">
            <wp:extent cx="6625590" cy="3202353"/>
            <wp:effectExtent l="19050" t="0" r="3810" b="0"/>
            <wp:docPr id="17"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6"/>
                    <a:srcRect t="8980" b="5254"/>
                    <a:stretch>
                      <a:fillRect/>
                    </a:stretch>
                  </pic:blipFill>
                  <pic:spPr>
                    <a:xfrm>
                      <a:off x="0" y="0"/>
                      <a:ext cx="6625590" cy="3202353"/>
                    </a:xfrm>
                    <a:prstGeom prst="rect">
                      <a:avLst/>
                    </a:prstGeom>
                  </pic:spPr>
                </pic:pic>
              </a:graphicData>
            </a:graphic>
          </wp:inline>
        </w:drawing>
      </w:r>
    </w:p>
    <w:p w:rsidR="00C12193" w:rsidRDefault="00C12193" w:rsidP="00C12193">
      <w:pPr>
        <w:rPr>
          <w:color w:val="000000"/>
        </w:rPr>
      </w:pPr>
      <w:r w:rsidRPr="00C12193">
        <w:rPr>
          <w:b/>
          <w:color w:val="000000"/>
          <w:sz w:val="28"/>
          <w:szCs w:val="24"/>
        </w:rPr>
        <w:t xml:space="preserve"> UI OUTPUT</w:t>
      </w:r>
    </w:p>
    <w:p w:rsidR="00C12193" w:rsidRDefault="00C12193">
      <w:pPr>
        <w:ind w:left="720"/>
        <w:rPr>
          <w:rFonts w:eastAsia="Roboto Regular" w:cs="Roboto Regular"/>
          <w:color w:val="000000"/>
          <w:sz w:val="26"/>
          <w:szCs w:val="22"/>
        </w:rPr>
      </w:pPr>
    </w:p>
    <w:p w:rsidR="0042063C" w:rsidRPr="00C12193" w:rsidRDefault="00F17FB4">
      <w:pPr>
        <w:ind w:left="720"/>
        <w:rPr>
          <w:rFonts w:eastAsia="Roboto Regular" w:cs="Roboto Regular"/>
          <w:color w:val="000000"/>
          <w:sz w:val="26"/>
          <w:szCs w:val="22"/>
        </w:rPr>
      </w:pPr>
      <w:r w:rsidRPr="00C12193">
        <w:rPr>
          <w:noProof/>
          <w:sz w:val="26"/>
          <w:szCs w:val="22"/>
        </w:rPr>
        <w:drawing>
          <wp:inline distT="0" distB="0" distL="0" distR="0">
            <wp:extent cx="6625590" cy="3200400"/>
            <wp:effectExtent l="19050" t="0" r="381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7"/>
                    <a:srcRect t="8996" b="5130"/>
                    <a:stretch>
                      <a:fillRect/>
                    </a:stretch>
                  </pic:blipFill>
                  <pic:spPr>
                    <a:xfrm>
                      <a:off x="0" y="0"/>
                      <a:ext cx="6625590" cy="3200400"/>
                    </a:xfrm>
                    <a:prstGeom prst="rect">
                      <a:avLst/>
                    </a:prstGeom>
                  </pic:spPr>
                </pic:pic>
              </a:graphicData>
            </a:graphic>
          </wp:inline>
        </w:drawing>
      </w:r>
      <w:r w:rsidRPr="00C12193">
        <w:rPr>
          <w:rFonts w:eastAsia="Roboto Regular" w:cs="Roboto Regular"/>
          <w:color w:val="000000"/>
          <w:sz w:val="26"/>
          <w:szCs w:val="22"/>
        </w:rPr>
        <w:t xml:space="preserve">                       </w:t>
      </w:r>
    </w:p>
    <w:p w:rsidR="0042063C" w:rsidRPr="00C12193" w:rsidRDefault="0042063C">
      <w:pPr>
        <w:rPr>
          <w:rFonts w:eastAsia="Roboto Regular" w:cs="Roboto Regular"/>
          <w:color w:val="000000"/>
          <w:sz w:val="26"/>
          <w:szCs w:val="22"/>
        </w:rPr>
      </w:pPr>
    </w:p>
    <w:sectPr w:rsidR="0042063C" w:rsidRPr="00C12193" w:rsidSect="0042063C">
      <w:pgSz w:w="12240" w:h="15840"/>
      <w:pgMar w:top="1440" w:right="900" w:bottom="1440" w:left="9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Guest #6" w:date="2020-07-27T16:07:00Z" w:initials="">
    <w:p w:rsidR="0042063C" w:rsidRDefault="00F17FB4">
      <w:r>
        <w:annotationRef/>
      </w:r>
      <w:r w:rsidR="00C8163C">
        <w:t>Please</w:t>
      </w:r>
      <w:r>
        <w:t xml:space="preserve"> once check sir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3CAC" w:rsidRDefault="003B3CAC" w:rsidP="0042063C">
      <w:pPr>
        <w:spacing w:line="240" w:lineRule="auto"/>
      </w:pPr>
      <w:r>
        <w:separator/>
      </w:r>
    </w:p>
  </w:endnote>
  <w:endnote w:type="continuationSeparator" w:id="1">
    <w:p w:rsidR="003B3CAC" w:rsidRDefault="003B3CAC" w:rsidP="004206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mo-Bold">
    <w:panose1 w:val="00000000000000000000"/>
    <w:charset w:val="00"/>
    <w:family w:val="auto"/>
    <w:notTrueType/>
    <w:pitch w:val="default"/>
    <w:sig w:usb0="00000003" w:usb1="00000000" w:usb2="00000000" w:usb3="00000000" w:csb0="00000001" w:csb1="00000000"/>
  </w:font>
  <w:font w:name="Arimo">
    <w:panose1 w:val="020B0604020202020204"/>
    <w:charset w:val="00"/>
    <w:family w:val="swiss"/>
    <w:pitch w:val="variable"/>
    <w:sig w:usb0="E0000AFF" w:usb1="500078FF" w:usb2="00000021" w:usb3="00000000" w:csb0="000001BF" w:csb1="00000000"/>
  </w:font>
  <w:font w:name="Montserrat Light">
    <w:altName w:val="Times New Roman"/>
    <w:charset w:val="00"/>
    <w:family w:val="auto"/>
    <w:pitch w:val="default"/>
    <w:sig w:usb0="00000000" w:usb1="00000000" w:usb2="00000000" w:usb3="00000000" w:csb0="00000000" w:csb1="00000000"/>
  </w:font>
  <w:font w:name="Montserrat Medium">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3CAC" w:rsidRDefault="003B3CAC" w:rsidP="0042063C">
      <w:pPr>
        <w:spacing w:line="240" w:lineRule="auto"/>
      </w:pPr>
      <w:r>
        <w:separator/>
      </w:r>
    </w:p>
  </w:footnote>
  <w:footnote w:type="continuationSeparator" w:id="1">
    <w:p w:rsidR="003B3CAC" w:rsidRDefault="003B3CAC" w:rsidP="0042063C">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characterSpacingControl w:val="doNotCompress"/>
  <w:footnotePr>
    <w:footnote w:id="0"/>
    <w:footnote w:id="1"/>
  </w:footnotePr>
  <w:endnotePr>
    <w:endnote w:id="0"/>
    <w:endnote w:id="1"/>
  </w:endnotePr>
  <w:compat/>
  <w:rsids>
    <w:rsidRoot w:val="0042063C"/>
    <w:rsid w:val="000E2AB9"/>
    <w:rsid w:val="0015318C"/>
    <w:rsid w:val="0018487A"/>
    <w:rsid w:val="00254DAD"/>
    <w:rsid w:val="00333F3A"/>
    <w:rsid w:val="003B3CAC"/>
    <w:rsid w:val="003C3DF8"/>
    <w:rsid w:val="0042063C"/>
    <w:rsid w:val="007353C9"/>
    <w:rsid w:val="00792C9F"/>
    <w:rsid w:val="0082700C"/>
    <w:rsid w:val="008B63F3"/>
    <w:rsid w:val="008C5BB2"/>
    <w:rsid w:val="0092668D"/>
    <w:rsid w:val="00B138C8"/>
    <w:rsid w:val="00BE0A64"/>
    <w:rsid w:val="00C00E06"/>
    <w:rsid w:val="00C12193"/>
    <w:rsid w:val="00C8163C"/>
    <w:rsid w:val="00D278D6"/>
    <w:rsid w:val="00EA0532"/>
    <w:rsid w:val="00EF0FFF"/>
    <w:rsid w:val="00F17FB4"/>
    <w:rsid w:val="00F74D9D"/>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075"/>
        <o:r id="V:Rule4"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IN" w:eastAsia="en-IN" w:bidi="hi-IN"/>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4206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42063C"/>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42063C"/>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rsid w:val="0042063C"/>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rsid w:val="0042063C"/>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rsid w:val="0042063C"/>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rsid w:val="0042063C"/>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rsid w:val="0042063C"/>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42063C"/>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42063C"/>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42063C"/>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42063C"/>
    <w:pPr>
      <w:spacing w:before="240" w:after="480" w:line="240" w:lineRule="auto"/>
    </w:pPr>
    <w:rPr>
      <w:b/>
      <w:i/>
      <w:color w:val="404040"/>
    </w:rPr>
  </w:style>
  <w:style w:type="paragraph" w:styleId="Quote">
    <w:name w:val="Quote"/>
    <w:basedOn w:val="Normal"/>
    <w:next w:val="Normal"/>
    <w:uiPriority w:val="1"/>
    <w:unhideWhenUsed/>
    <w:qFormat/>
    <w:rsid w:val="0042063C"/>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rsid w:val="0042063C"/>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42063C"/>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rsid w:val="0042063C"/>
    <w:pPr>
      <w:spacing w:line="240" w:lineRule="auto"/>
    </w:pPr>
    <w:rPr>
      <w:rFonts w:asciiTheme="majorHAnsi" w:eastAsiaTheme="majorHAnsi" w:hAnsiTheme="majorHAnsi" w:cstheme="majorHAnsi"/>
    </w:rPr>
  </w:style>
  <w:style w:type="character" w:customStyle="1" w:styleId="7">
    <w:name w:val="7"/>
    <w:uiPriority w:val="1"/>
    <w:unhideWhenUsed/>
    <w:qFormat/>
    <w:rsid w:val="0042063C"/>
    <w:rPr>
      <w:i/>
      <w:color w:val="C0C0C0" w:themeColor="text1" w:themeTint="3F"/>
    </w:rPr>
  </w:style>
  <w:style w:type="character" w:customStyle="1" w:styleId="6">
    <w:name w:val="6"/>
    <w:uiPriority w:val="1"/>
    <w:unhideWhenUsed/>
    <w:qFormat/>
    <w:rsid w:val="0042063C"/>
    <w:rPr>
      <w:i/>
    </w:rPr>
  </w:style>
  <w:style w:type="character" w:customStyle="1" w:styleId="5">
    <w:name w:val="5"/>
    <w:uiPriority w:val="1"/>
    <w:unhideWhenUsed/>
    <w:qFormat/>
    <w:rsid w:val="0042063C"/>
    <w:rPr>
      <w:b/>
      <w:i/>
    </w:rPr>
  </w:style>
  <w:style w:type="character" w:customStyle="1" w:styleId="4">
    <w:name w:val="4"/>
    <w:uiPriority w:val="1"/>
    <w:unhideWhenUsed/>
    <w:qFormat/>
    <w:rsid w:val="0042063C"/>
    <w:rPr>
      <w:b/>
    </w:rPr>
  </w:style>
  <w:style w:type="character" w:customStyle="1" w:styleId="3">
    <w:name w:val="3"/>
    <w:uiPriority w:val="1"/>
    <w:unhideWhenUsed/>
    <w:qFormat/>
    <w:rsid w:val="0042063C"/>
    <w:rPr>
      <w:smallCaps/>
      <w:color w:val="C0C0C0" w:themeColor="text1" w:themeTint="3F"/>
      <w:u w:val="single"/>
    </w:rPr>
  </w:style>
  <w:style w:type="character" w:customStyle="1" w:styleId="2">
    <w:name w:val="2"/>
    <w:uiPriority w:val="1"/>
    <w:unhideWhenUsed/>
    <w:qFormat/>
    <w:rsid w:val="0042063C"/>
    <w:rPr>
      <w:b/>
      <w:smallCaps/>
      <w:spacing w:val="5"/>
      <w:u w:val="single"/>
    </w:rPr>
  </w:style>
  <w:style w:type="character" w:customStyle="1" w:styleId="1">
    <w:name w:val="1"/>
    <w:uiPriority w:val="1"/>
    <w:unhideWhenUsed/>
    <w:qFormat/>
    <w:rsid w:val="0042063C"/>
    <w:rPr>
      <w:b/>
      <w:smallCaps/>
    </w:rPr>
  </w:style>
  <w:style w:type="paragraph" w:styleId="CommentText">
    <w:name w:val="annotation text"/>
    <w:basedOn w:val="Normal"/>
    <w:link w:val="CommentTextChar"/>
    <w:uiPriority w:val="99"/>
    <w:semiHidden/>
    <w:unhideWhenUsed/>
    <w:rsid w:val="0042063C"/>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42063C"/>
    <w:rPr>
      <w:rFonts w:cs="Mangal"/>
      <w:sz w:val="20"/>
      <w:szCs w:val="18"/>
    </w:rPr>
  </w:style>
  <w:style w:type="character" w:styleId="CommentReference">
    <w:name w:val="annotation reference"/>
    <w:basedOn w:val="DefaultParagraphFont"/>
    <w:uiPriority w:val="99"/>
    <w:semiHidden/>
    <w:unhideWhenUsed/>
    <w:rsid w:val="0042063C"/>
    <w:rPr>
      <w:sz w:val="16"/>
      <w:szCs w:val="16"/>
    </w:rPr>
  </w:style>
  <w:style w:type="paragraph" w:styleId="BalloonText">
    <w:name w:val="Balloon Text"/>
    <w:basedOn w:val="Normal"/>
    <w:link w:val="BalloonTextChar"/>
    <w:uiPriority w:val="99"/>
    <w:semiHidden/>
    <w:unhideWhenUsed/>
    <w:rsid w:val="00B138C8"/>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138C8"/>
    <w:rPr>
      <w:rFonts w:ascii="Tahoma" w:hAnsi="Tahoma" w:cs="Mangal"/>
      <w:sz w:val="16"/>
      <w:szCs w:val="14"/>
    </w:rPr>
  </w:style>
  <w:style w:type="character" w:styleId="Hyperlink">
    <w:name w:val="Hyperlink"/>
    <w:basedOn w:val="DefaultParagraphFont"/>
    <w:uiPriority w:val="99"/>
    <w:unhideWhenUsed/>
    <w:rsid w:val="00BE0A64"/>
    <w:rPr>
      <w:color w:val="CC9900"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Wind_farm" TargetMode="Externa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Wind_turbine"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kaggle.com/berkerisen/wind-turbine-scada-datase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Wind_pow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159582533973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F73A0-993C-41C3-B05D-EB54DC311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16</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CG-DTE</cp:lastModifiedBy>
  <cp:revision>28</cp:revision>
  <dcterms:created xsi:type="dcterms:W3CDTF">2020-07-27T04:48:00Z</dcterms:created>
  <dcterms:modified xsi:type="dcterms:W3CDTF">2020-07-27T13:06:00Z</dcterms:modified>
</cp:coreProperties>
</file>